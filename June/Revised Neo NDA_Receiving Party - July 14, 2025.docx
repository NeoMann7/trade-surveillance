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CAFFF" w14:textId="77777777" w:rsidR="00963746" w:rsidRDefault="00963746">
      <w:pPr>
        <w:widowControl/>
        <w:spacing w:after="0"/>
        <w:jc w:val="left"/>
        <w:rPr>
          <w:b/>
          <w:color w:val="000000"/>
          <w:szCs w:val="24"/>
        </w:rPr>
      </w:pPr>
    </w:p>
    <w:p w14:paraId="4988C318" w14:textId="71D79FE3" w:rsidR="00963746" w:rsidRDefault="00D217ED">
      <w:pPr>
        <w:jc w:val="center"/>
        <w:rPr>
          <w:b/>
          <w:color w:val="000000"/>
          <w:szCs w:val="24"/>
        </w:rPr>
      </w:pPr>
      <w:r>
        <w:rPr>
          <w:b/>
          <w:color w:val="000000"/>
          <w:szCs w:val="24"/>
        </w:rPr>
        <w:t>CONFIDENTIALITY AGREEMENT</w:t>
      </w:r>
    </w:p>
    <w:p w14:paraId="1EB15A7E" w14:textId="754B667E" w:rsidR="00963746" w:rsidRDefault="00D217ED">
      <w:pPr>
        <w:pStyle w:val="BodyText"/>
        <w:rPr>
          <w:rFonts w:ascii="Times New Roman" w:hAnsi="Times New Roman"/>
          <w:color w:val="000000"/>
          <w:sz w:val="24"/>
          <w:szCs w:val="24"/>
        </w:rPr>
      </w:pPr>
      <w:r>
        <w:rPr>
          <w:rFonts w:ascii="Times New Roman" w:hAnsi="Times New Roman"/>
          <w:noProof/>
          <w:color w:val="000000"/>
          <w:sz w:val="24"/>
          <w:szCs w:val="24"/>
        </w:rPr>
        <w:drawing>
          <wp:anchor distT="0" distB="0" distL="114300" distR="114300" simplePos="0" relativeHeight="251657728" behindDoc="0" locked="0" layoutInCell="0" allowOverlap="1" wp14:anchorId="21378491" wp14:editId="69E56B71">
            <wp:simplePos x="0" y="0"/>
            <wp:positionH relativeFrom="column">
              <wp:posOffset>1261554500</wp:posOffset>
            </wp:positionH>
            <wp:positionV relativeFrom="paragraph">
              <wp:posOffset>1258865910</wp:posOffset>
            </wp:positionV>
            <wp:extent cx="12700" cy="12700"/>
            <wp:effectExtent l="19050" t="0" r="635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2700" cy="12700"/>
                    </a:xfrm>
                    <a:prstGeom prst="rect">
                      <a:avLst/>
                    </a:prstGeom>
                    <a:noFill/>
                    <a:ln w="9525">
                      <a:noFill/>
                      <a:miter lim="800000"/>
                      <a:headEnd/>
                      <a:tailEnd/>
                    </a:ln>
                  </pic:spPr>
                </pic:pic>
              </a:graphicData>
            </a:graphic>
          </wp:anchor>
        </w:drawing>
      </w:r>
      <w:r>
        <w:rPr>
          <w:rFonts w:ascii="Times New Roman" w:hAnsi="Times New Roman"/>
          <w:color w:val="000000"/>
          <w:sz w:val="24"/>
          <w:szCs w:val="24"/>
        </w:rPr>
        <w:t xml:space="preserve">This </w:t>
      </w:r>
      <w:r w:rsidR="007B4ABE">
        <w:rPr>
          <w:rFonts w:ascii="Times New Roman" w:hAnsi="Times New Roman"/>
          <w:b/>
          <w:color w:val="000000"/>
          <w:sz w:val="24"/>
          <w:szCs w:val="24"/>
        </w:rPr>
        <w:t>CONFIDENTIALITY AGREEMENT</w:t>
      </w:r>
      <w:r w:rsidR="007B4ABE">
        <w:rPr>
          <w:rFonts w:ascii="Times New Roman" w:hAnsi="Times New Roman"/>
          <w:color w:val="000000"/>
          <w:sz w:val="24"/>
          <w:szCs w:val="24"/>
        </w:rPr>
        <w:t xml:space="preserve"> </w:t>
      </w:r>
      <w:r>
        <w:rPr>
          <w:rFonts w:ascii="Times New Roman" w:hAnsi="Times New Roman"/>
          <w:color w:val="000000"/>
          <w:sz w:val="24"/>
          <w:szCs w:val="24"/>
        </w:rPr>
        <w:t>(“</w:t>
      </w:r>
      <w:r>
        <w:rPr>
          <w:rFonts w:ascii="Times New Roman" w:hAnsi="Times New Roman"/>
          <w:b/>
          <w:color w:val="000000"/>
          <w:sz w:val="24"/>
          <w:szCs w:val="24"/>
        </w:rPr>
        <w:t>Agreement</w:t>
      </w:r>
      <w:r>
        <w:rPr>
          <w:rFonts w:ascii="Times New Roman" w:hAnsi="Times New Roman"/>
          <w:color w:val="000000"/>
          <w:sz w:val="24"/>
          <w:szCs w:val="24"/>
        </w:rPr>
        <w:t xml:space="preserve">”) dated </w:t>
      </w:r>
      <w:r w:rsidR="00505264">
        <w:rPr>
          <w:rFonts w:ascii="Times New Roman" w:hAnsi="Times New Roman"/>
          <w:color w:val="000000"/>
          <w:sz w:val="24"/>
          <w:szCs w:val="24"/>
          <w:u w:color="FF0000"/>
        </w:rPr>
        <w:t>[●]</w:t>
      </w:r>
      <w:r w:rsidR="00F83357">
        <w:rPr>
          <w:rFonts w:ascii="Times New Roman" w:hAnsi="Times New Roman"/>
          <w:color w:val="000000"/>
          <w:sz w:val="24"/>
          <w:szCs w:val="24"/>
        </w:rPr>
        <w:t xml:space="preserve"> </w:t>
      </w:r>
      <w:r>
        <w:rPr>
          <w:rFonts w:ascii="Times New Roman" w:hAnsi="Times New Roman"/>
          <w:color w:val="000000"/>
          <w:sz w:val="24"/>
          <w:szCs w:val="24"/>
        </w:rPr>
        <w:t>is entered into</w:t>
      </w:r>
      <w:r w:rsidR="00F83357">
        <w:rPr>
          <w:rFonts w:ascii="Times New Roman" w:hAnsi="Times New Roman"/>
          <w:color w:val="000000"/>
          <w:sz w:val="24"/>
          <w:szCs w:val="24"/>
        </w:rPr>
        <w:t xml:space="preserve"> at [</w:t>
      </w:r>
      <w:r w:rsidR="00F83357">
        <w:rPr>
          <w:rFonts w:ascii="Times New Roman" w:hAnsi="Times New Roman"/>
          <w:color w:val="000000"/>
          <w:sz w:val="24"/>
          <w:szCs w:val="24"/>
          <w:u w:color="FF0000"/>
        </w:rPr>
        <w:t>●</w:t>
      </w:r>
      <w:r w:rsidR="00F83357">
        <w:rPr>
          <w:rFonts w:ascii="Times New Roman" w:hAnsi="Times New Roman"/>
          <w:color w:val="000000"/>
          <w:sz w:val="24"/>
          <w:szCs w:val="24"/>
        </w:rPr>
        <w:t>]</w:t>
      </w:r>
      <w:r>
        <w:rPr>
          <w:rFonts w:ascii="Times New Roman" w:hAnsi="Times New Roman"/>
          <w:color w:val="000000"/>
          <w:sz w:val="24"/>
          <w:szCs w:val="24"/>
        </w:rPr>
        <w:t xml:space="preserve"> between: </w:t>
      </w:r>
    </w:p>
    <w:p w14:paraId="14E96765" w14:textId="673B0CDB" w:rsidR="00963746" w:rsidRDefault="005453C8" w:rsidP="007838E6">
      <w:pPr>
        <w:pStyle w:val="BodyText"/>
        <w:numPr>
          <w:ilvl w:val="0"/>
          <w:numId w:val="2"/>
        </w:numPr>
        <w:ind w:hanging="720"/>
        <w:rPr>
          <w:rFonts w:ascii="Times New Roman" w:hAnsi="Times New Roman"/>
          <w:color w:val="000000"/>
          <w:sz w:val="24"/>
          <w:szCs w:val="24"/>
        </w:rPr>
      </w:pPr>
      <w:r>
        <w:rPr>
          <w:rStyle w:val="DeltaViewInsertion"/>
          <w:rFonts w:ascii="Times New Roman" w:hAnsi="Times New Roman"/>
          <w:bCs w:val="0"/>
          <w:color w:val="000000"/>
          <w:sz w:val="24"/>
          <w:szCs w:val="24"/>
          <w:u w:val="none" w:color="FF0000"/>
        </w:rPr>
        <w:t>Neo Asset Management Private Limited</w:t>
      </w:r>
      <w:r w:rsidR="00D217ED">
        <w:rPr>
          <w:rStyle w:val="DeltaViewInsertion"/>
          <w:rFonts w:ascii="Times New Roman" w:hAnsi="Times New Roman"/>
          <w:b w:val="0"/>
          <w:bCs w:val="0"/>
          <w:color w:val="000000"/>
          <w:sz w:val="24"/>
          <w:szCs w:val="24"/>
          <w:u w:val="none"/>
        </w:rPr>
        <w:t>,</w:t>
      </w:r>
      <w:r w:rsidR="00D217ED">
        <w:rPr>
          <w:rStyle w:val="DeltaViewInsertion"/>
          <w:rFonts w:ascii="Times New Roman" w:hAnsi="Times New Roman"/>
          <w:color w:val="000000"/>
          <w:sz w:val="24"/>
          <w:szCs w:val="24"/>
          <w:u w:val="none"/>
        </w:rPr>
        <w:t xml:space="preserve"> </w:t>
      </w:r>
      <w:r w:rsidR="00D217ED">
        <w:rPr>
          <w:rFonts w:ascii="Times New Roman" w:hAnsi="Times New Roman"/>
          <w:color w:val="000000"/>
          <w:sz w:val="24"/>
          <w:szCs w:val="24"/>
        </w:rPr>
        <w:t xml:space="preserve">a company incorporated under the Companies Act, </w:t>
      </w:r>
      <w:r>
        <w:rPr>
          <w:rFonts w:ascii="Times New Roman" w:hAnsi="Times New Roman"/>
          <w:color w:val="000000"/>
          <w:sz w:val="24"/>
          <w:szCs w:val="24"/>
        </w:rPr>
        <w:t>2013</w:t>
      </w:r>
      <w:r w:rsidR="00F83357">
        <w:rPr>
          <w:rFonts w:ascii="Times New Roman" w:hAnsi="Times New Roman"/>
          <w:color w:val="000000"/>
          <w:sz w:val="24"/>
          <w:szCs w:val="24"/>
        </w:rPr>
        <w:t xml:space="preserve"> </w:t>
      </w:r>
      <w:r w:rsidR="00D217ED">
        <w:rPr>
          <w:rFonts w:ascii="Times New Roman" w:hAnsi="Times New Roman"/>
          <w:color w:val="000000"/>
          <w:sz w:val="24"/>
          <w:szCs w:val="24"/>
        </w:rPr>
        <w:t xml:space="preserve">having its registered office situated at </w:t>
      </w:r>
      <w:r w:rsidR="007E6A10" w:rsidRPr="007E6A10">
        <w:rPr>
          <w:rFonts w:ascii="Times New Roman" w:hAnsi="Times New Roman"/>
          <w:color w:val="000000"/>
          <w:sz w:val="24"/>
          <w:szCs w:val="24"/>
        </w:rPr>
        <w:t xml:space="preserve">903 B – Wing, Marathon </w:t>
      </w:r>
      <w:proofErr w:type="spellStart"/>
      <w:r w:rsidR="007E6A10" w:rsidRPr="007E6A10">
        <w:rPr>
          <w:rFonts w:ascii="Times New Roman" w:hAnsi="Times New Roman"/>
          <w:color w:val="000000"/>
          <w:sz w:val="24"/>
          <w:szCs w:val="24"/>
        </w:rPr>
        <w:t>Futurex</w:t>
      </w:r>
      <w:proofErr w:type="spellEnd"/>
      <w:r w:rsidR="007E6A10" w:rsidRPr="007E6A10">
        <w:rPr>
          <w:rFonts w:ascii="Times New Roman" w:hAnsi="Times New Roman"/>
          <w:color w:val="000000"/>
          <w:sz w:val="24"/>
          <w:szCs w:val="24"/>
        </w:rPr>
        <w:t xml:space="preserve"> Mafatlal, Mills Compound, N.M. Joshi Marg, Lower Parel, Mumbai – 400013</w:t>
      </w:r>
      <w:r w:rsidR="007E6A10">
        <w:rPr>
          <w:rFonts w:asciiTheme="minorHAnsi" w:hAnsiTheme="minorHAnsi" w:cstheme="minorHAnsi"/>
          <w:szCs w:val="22"/>
        </w:rPr>
        <w:t xml:space="preserve"> </w:t>
      </w:r>
      <w:r w:rsidR="00D217ED">
        <w:rPr>
          <w:rFonts w:ascii="Times New Roman" w:hAnsi="Times New Roman"/>
          <w:color w:val="000000"/>
          <w:sz w:val="24"/>
          <w:szCs w:val="24"/>
        </w:rPr>
        <w:t>(“</w:t>
      </w:r>
      <w:r w:rsidR="007E6A10">
        <w:rPr>
          <w:rFonts w:ascii="Times New Roman" w:hAnsi="Times New Roman"/>
          <w:b/>
          <w:color w:val="000000"/>
          <w:sz w:val="24"/>
          <w:szCs w:val="24"/>
        </w:rPr>
        <w:t>NEO</w:t>
      </w:r>
      <w:r w:rsidR="00D217ED">
        <w:rPr>
          <w:rFonts w:ascii="Times New Roman" w:hAnsi="Times New Roman"/>
          <w:color w:val="000000"/>
          <w:sz w:val="24"/>
          <w:szCs w:val="24"/>
        </w:rPr>
        <w:t>”</w:t>
      </w:r>
      <w:r w:rsidR="00791100">
        <w:rPr>
          <w:rFonts w:ascii="Times New Roman" w:hAnsi="Times New Roman"/>
          <w:color w:val="000000"/>
          <w:sz w:val="24"/>
          <w:szCs w:val="24"/>
        </w:rPr>
        <w:t xml:space="preserve">, </w:t>
      </w:r>
      <w:r w:rsidR="00791100" w:rsidRPr="00791100">
        <w:rPr>
          <w:rFonts w:ascii="Times New Roman" w:hAnsi="Times New Roman"/>
          <w:b/>
          <w:bCs/>
          <w:color w:val="000000"/>
          <w:sz w:val="24"/>
          <w:szCs w:val="24"/>
        </w:rPr>
        <w:t>“Receiving Party”</w:t>
      </w:r>
      <w:r w:rsidR="00D217ED">
        <w:rPr>
          <w:rFonts w:ascii="Times New Roman" w:hAnsi="Times New Roman"/>
          <w:color w:val="000000"/>
          <w:sz w:val="24"/>
          <w:szCs w:val="24"/>
        </w:rPr>
        <w:t>)</w:t>
      </w:r>
      <w:r w:rsidR="00D217ED">
        <w:rPr>
          <w:rFonts w:ascii="Times New Roman" w:hAnsi="Times New Roman"/>
          <w:color w:val="000000" w:themeColor="text1"/>
          <w:sz w:val="24"/>
          <w:szCs w:val="24"/>
        </w:rPr>
        <w:t xml:space="preserve"> and</w:t>
      </w:r>
    </w:p>
    <w:p w14:paraId="59305C71" w14:textId="00D0C24A" w:rsidR="00505264" w:rsidRPr="00505264" w:rsidRDefault="00ED745D" w:rsidP="00AD377C">
      <w:pPr>
        <w:pStyle w:val="BodyText"/>
        <w:numPr>
          <w:ilvl w:val="0"/>
          <w:numId w:val="2"/>
        </w:numPr>
        <w:ind w:hanging="720"/>
        <w:rPr>
          <w:rStyle w:val="DeltaViewInsertion"/>
          <w:rFonts w:ascii="Times New Roman" w:hAnsi="Times New Roman"/>
          <w:b w:val="0"/>
          <w:bCs w:val="0"/>
          <w:color w:val="000000"/>
          <w:sz w:val="24"/>
          <w:szCs w:val="24"/>
          <w:u w:val="none"/>
        </w:rPr>
      </w:pPr>
      <w:r>
        <w:rPr>
          <w:rStyle w:val="DeltaViewInsertion"/>
          <w:rFonts w:ascii="Times New Roman" w:hAnsi="Times New Roman"/>
          <w:bCs w:val="0"/>
          <w:color w:val="000000"/>
          <w:sz w:val="24"/>
          <w:szCs w:val="24"/>
          <w:u w:val="none" w:color="FF0000"/>
        </w:rPr>
        <w:t>[</w:t>
      </w:r>
      <w:ins w:id="0" w:author="Admin" w:date="2025-07-12T15:44:00Z" w16du:dateUtc="2025-07-12T10:14:00Z">
        <w:r w:rsidR="0046292F">
          <w:rPr>
            <w:rStyle w:val="DeltaViewInsertion"/>
            <w:rFonts w:ascii="Times New Roman" w:hAnsi="Times New Roman"/>
            <w:bCs w:val="0"/>
            <w:color w:val="000000"/>
            <w:sz w:val="24"/>
            <w:szCs w:val="24"/>
            <w:u w:val="none" w:color="FF0000"/>
          </w:rPr>
          <w:t>Mr. Mehul Shah</w:t>
        </w:r>
      </w:ins>
      <w:r>
        <w:rPr>
          <w:rStyle w:val="DeltaViewInsertion"/>
          <w:rFonts w:ascii="Times New Roman" w:hAnsi="Times New Roman"/>
          <w:bCs w:val="0"/>
          <w:color w:val="000000"/>
          <w:sz w:val="24"/>
          <w:szCs w:val="24"/>
          <w:u w:val="none" w:color="FF0000"/>
        </w:rPr>
        <w:t>]</w:t>
      </w:r>
      <w:r w:rsidR="00AF23B7" w:rsidRPr="00505264">
        <w:rPr>
          <w:rStyle w:val="DeltaViewInsertion"/>
          <w:rFonts w:ascii="Times New Roman" w:hAnsi="Times New Roman"/>
          <w:b w:val="0"/>
          <w:bCs w:val="0"/>
          <w:color w:val="000000"/>
          <w:sz w:val="24"/>
          <w:szCs w:val="24"/>
          <w:u w:val="none" w:color="FF0000"/>
        </w:rPr>
        <w:t xml:space="preserve">, </w:t>
      </w:r>
      <w:r w:rsidR="00505264" w:rsidRPr="00505264">
        <w:rPr>
          <w:rStyle w:val="DeltaViewInsertion"/>
          <w:rFonts w:ascii="Times New Roman" w:hAnsi="Times New Roman"/>
          <w:b w:val="0"/>
          <w:bCs w:val="0"/>
          <w:color w:val="000000"/>
          <w:sz w:val="24"/>
          <w:szCs w:val="24"/>
          <w:u w:val="none" w:color="FF0000"/>
        </w:rPr>
        <w:t xml:space="preserve"> </w:t>
      </w:r>
      <w:r w:rsidR="00502489">
        <w:rPr>
          <w:rFonts w:ascii="Times New Roman" w:hAnsi="Times New Roman"/>
          <w:color w:val="000000"/>
          <w:sz w:val="24"/>
          <w:szCs w:val="24"/>
        </w:rPr>
        <w:t>a</w:t>
      </w:r>
      <w:ins w:id="1" w:author="Admin" w:date="2025-07-12T15:44:00Z" w16du:dateUtc="2025-07-12T10:14:00Z">
        <w:r w:rsidR="0046292F">
          <w:rPr>
            <w:rFonts w:ascii="Times New Roman" w:hAnsi="Times New Roman"/>
            <w:color w:val="000000"/>
            <w:sz w:val="24"/>
            <w:szCs w:val="24"/>
          </w:rPr>
          <w:t xml:space="preserve">n adult Indian inhabitant  having address at </w:t>
        </w:r>
        <w:r w:rsidR="0046292F" w:rsidRPr="0046292F">
          <w:rPr>
            <w:rFonts w:ascii="Times New Roman" w:hAnsi="Times New Roman"/>
            <w:color w:val="000000"/>
            <w:sz w:val="24"/>
            <w:szCs w:val="24"/>
          </w:rPr>
          <w:t>13</w:t>
        </w:r>
        <w:r w:rsidR="0046292F" w:rsidRPr="0046292F">
          <w:rPr>
            <w:rFonts w:ascii="Times New Roman" w:hAnsi="Times New Roman"/>
            <w:color w:val="000000"/>
            <w:sz w:val="24"/>
            <w:szCs w:val="24"/>
            <w:vertAlign w:val="superscript"/>
          </w:rPr>
          <w:t>th</w:t>
        </w:r>
      </w:ins>
      <w:ins w:id="2" w:author="Admin" w:date="2025-07-12T15:45:00Z" w16du:dateUtc="2025-07-12T10:15:00Z">
        <w:r w:rsidR="0046292F">
          <w:rPr>
            <w:rFonts w:ascii="Times New Roman" w:hAnsi="Times New Roman"/>
            <w:color w:val="000000"/>
            <w:sz w:val="24"/>
            <w:szCs w:val="24"/>
          </w:rPr>
          <w:t xml:space="preserve"> </w:t>
        </w:r>
      </w:ins>
      <w:ins w:id="3" w:author="Admin" w:date="2025-07-12T15:44:00Z" w16du:dateUtc="2025-07-12T10:14:00Z">
        <w:r w:rsidR="0046292F" w:rsidRPr="0046292F">
          <w:rPr>
            <w:rFonts w:ascii="Times New Roman" w:hAnsi="Times New Roman"/>
            <w:color w:val="000000"/>
            <w:sz w:val="24"/>
            <w:szCs w:val="24"/>
          </w:rPr>
          <w:t>Floor, Peninsula Business Park, Tower B, G.K. Marg, Off Senapati Bapat Marg, Lower Parel (West), Mumbai 400013</w:t>
        </w:r>
      </w:ins>
      <w:r w:rsidR="00502489">
        <w:rPr>
          <w:rFonts w:ascii="Times New Roman" w:hAnsi="Times New Roman"/>
          <w:color w:val="000000"/>
          <w:sz w:val="24"/>
          <w:szCs w:val="24"/>
        </w:rPr>
        <w:t xml:space="preserve"> </w:t>
      </w:r>
      <w:del w:id="4" w:author="Admin" w:date="2025-07-12T15:45:00Z" w16du:dateUtc="2025-07-12T10:15:00Z">
        <w:r w:rsidR="00502489" w:rsidDel="0046292F">
          <w:rPr>
            <w:rFonts w:ascii="Times New Roman" w:hAnsi="Times New Roman"/>
            <w:color w:val="000000"/>
            <w:sz w:val="24"/>
            <w:szCs w:val="24"/>
          </w:rPr>
          <w:delText xml:space="preserve">company incorporated </w:delText>
        </w:r>
        <w:r w:rsidR="005D42D5" w:rsidRPr="005D42D5" w:rsidDel="0046292F">
          <w:rPr>
            <w:rFonts w:ascii="Times New Roman" w:hAnsi="Times New Roman"/>
            <w:color w:val="000000"/>
            <w:sz w:val="24"/>
            <w:szCs w:val="24"/>
          </w:rPr>
          <w:delText>under the Companies Act, 1956</w:delText>
        </w:r>
        <w:r w:rsidR="00502489" w:rsidDel="0046292F">
          <w:rPr>
            <w:rFonts w:ascii="Times New Roman" w:hAnsi="Times New Roman"/>
            <w:color w:val="000000"/>
            <w:sz w:val="24"/>
            <w:szCs w:val="24"/>
          </w:rPr>
          <w:delText xml:space="preserve">, having its registered office </w:delText>
        </w:r>
        <w:r w:rsidDel="0046292F">
          <w:rPr>
            <w:rFonts w:ascii="Times New Roman" w:hAnsi="Times New Roman"/>
            <w:color w:val="000000"/>
            <w:sz w:val="24"/>
            <w:szCs w:val="24"/>
          </w:rPr>
          <w:delText>[]</w:delText>
        </w:r>
        <w:r w:rsidR="00AF23B7" w:rsidRPr="00505264" w:rsidDel="0046292F">
          <w:rPr>
            <w:rStyle w:val="DeltaViewInsertion"/>
            <w:rFonts w:ascii="Times New Roman" w:hAnsi="Times New Roman"/>
            <w:b w:val="0"/>
            <w:bCs w:val="0"/>
            <w:color w:val="000000"/>
            <w:sz w:val="24"/>
            <w:szCs w:val="24"/>
            <w:u w:val="none" w:color="FF0000"/>
          </w:rPr>
          <w:delText xml:space="preserve"> </w:delText>
        </w:r>
      </w:del>
      <w:r w:rsidR="00022F45">
        <w:rPr>
          <w:rStyle w:val="DeltaViewInsertion"/>
          <w:rFonts w:ascii="Times New Roman" w:hAnsi="Times New Roman"/>
          <w:b w:val="0"/>
          <w:bCs w:val="0"/>
          <w:color w:val="000000"/>
          <w:sz w:val="24"/>
          <w:szCs w:val="24"/>
          <w:u w:val="none" w:color="FF0000"/>
        </w:rPr>
        <w:t>(</w:t>
      </w:r>
      <w:del w:id="5" w:author="Admin" w:date="2025-07-12T15:45:00Z" w16du:dateUtc="2025-07-12T10:15:00Z">
        <w:r w:rsidR="00022F45" w:rsidDel="0046292F">
          <w:rPr>
            <w:rStyle w:val="DeltaViewInsertion"/>
            <w:rFonts w:ascii="Times New Roman" w:hAnsi="Times New Roman"/>
            <w:b w:val="0"/>
            <w:bCs w:val="0"/>
            <w:color w:val="000000"/>
            <w:sz w:val="24"/>
            <w:szCs w:val="24"/>
            <w:u w:val="none" w:color="FF0000"/>
          </w:rPr>
          <w:delText>“</w:delText>
        </w:r>
        <w:r w:rsidDel="0046292F">
          <w:rPr>
            <w:rStyle w:val="DeltaViewInsertion"/>
            <w:rFonts w:ascii="Times New Roman" w:hAnsi="Times New Roman"/>
            <w:bCs w:val="0"/>
            <w:color w:val="000000"/>
            <w:sz w:val="24"/>
            <w:szCs w:val="24"/>
            <w:u w:val="none" w:color="FF0000"/>
          </w:rPr>
          <w:delText>[]</w:delText>
        </w:r>
        <w:r w:rsidR="00022F45" w:rsidDel="0046292F">
          <w:rPr>
            <w:rStyle w:val="DeltaViewInsertion"/>
            <w:rFonts w:ascii="Times New Roman" w:hAnsi="Times New Roman"/>
            <w:b w:val="0"/>
            <w:bCs w:val="0"/>
            <w:color w:val="000000"/>
            <w:sz w:val="24"/>
            <w:szCs w:val="24"/>
            <w:u w:val="none" w:color="FF0000"/>
          </w:rPr>
          <w:delText>”</w:delText>
        </w:r>
        <w:r w:rsidR="00791100" w:rsidDel="0046292F">
          <w:rPr>
            <w:rStyle w:val="DeltaViewInsertion"/>
            <w:rFonts w:ascii="Times New Roman" w:hAnsi="Times New Roman"/>
            <w:b w:val="0"/>
            <w:bCs w:val="0"/>
            <w:color w:val="000000"/>
            <w:sz w:val="24"/>
            <w:szCs w:val="24"/>
            <w:u w:val="none" w:color="FF0000"/>
          </w:rPr>
          <w:delText>,</w:delText>
        </w:r>
      </w:del>
      <w:r w:rsidR="00791100">
        <w:rPr>
          <w:rStyle w:val="DeltaViewInsertion"/>
          <w:rFonts w:ascii="Times New Roman" w:hAnsi="Times New Roman"/>
          <w:b w:val="0"/>
          <w:bCs w:val="0"/>
          <w:color w:val="000000"/>
          <w:sz w:val="24"/>
          <w:szCs w:val="24"/>
          <w:u w:val="none" w:color="FF0000"/>
        </w:rPr>
        <w:t xml:space="preserve"> </w:t>
      </w:r>
      <w:r w:rsidR="00791100" w:rsidRPr="00791100">
        <w:rPr>
          <w:rStyle w:val="DeltaViewInsertion"/>
          <w:rFonts w:ascii="Times New Roman" w:hAnsi="Times New Roman"/>
          <w:color w:val="000000"/>
          <w:sz w:val="24"/>
          <w:szCs w:val="24"/>
          <w:u w:val="none" w:color="FF0000"/>
        </w:rPr>
        <w:t>“Disclosing Party”</w:t>
      </w:r>
      <w:r w:rsidR="00022F45">
        <w:rPr>
          <w:rStyle w:val="DeltaViewInsertion"/>
          <w:rFonts w:ascii="Times New Roman" w:hAnsi="Times New Roman"/>
          <w:b w:val="0"/>
          <w:bCs w:val="0"/>
          <w:color w:val="000000"/>
          <w:sz w:val="24"/>
          <w:szCs w:val="24"/>
          <w:u w:val="none" w:color="FF0000"/>
        </w:rPr>
        <w:t>)</w:t>
      </w:r>
      <w:r w:rsidR="00505264">
        <w:rPr>
          <w:rStyle w:val="DeltaViewInsertion"/>
          <w:rFonts w:ascii="Times New Roman" w:hAnsi="Times New Roman"/>
          <w:b w:val="0"/>
          <w:bCs w:val="0"/>
          <w:color w:val="000000"/>
          <w:sz w:val="24"/>
          <w:szCs w:val="24"/>
          <w:u w:val="none" w:color="FF0000"/>
        </w:rPr>
        <w:t xml:space="preserve"> </w:t>
      </w:r>
    </w:p>
    <w:p w14:paraId="2F573138" w14:textId="4D33718E" w:rsidR="00963746" w:rsidRDefault="0010627E">
      <w:pPr>
        <w:rPr>
          <w:color w:val="000000"/>
          <w:szCs w:val="24"/>
        </w:rPr>
      </w:pPr>
      <w:r>
        <w:rPr>
          <w:color w:val="000000"/>
          <w:szCs w:val="24"/>
        </w:rPr>
        <w:t xml:space="preserve">The party disclosing the information </w:t>
      </w:r>
      <w:r w:rsidR="00D217ED">
        <w:rPr>
          <w:color w:val="000000"/>
          <w:szCs w:val="24"/>
        </w:rPr>
        <w:t>shall be referred to herein as such or as a “</w:t>
      </w:r>
      <w:r w:rsidR="00D217ED">
        <w:rPr>
          <w:b/>
          <w:color w:val="000000"/>
          <w:szCs w:val="24"/>
        </w:rPr>
        <w:t>Disclosing Party</w:t>
      </w:r>
      <w:r w:rsidR="00D217ED">
        <w:rPr>
          <w:color w:val="000000"/>
          <w:szCs w:val="24"/>
        </w:rPr>
        <w:t xml:space="preserve">”. </w:t>
      </w:r>
      <w:r w:rsidR="005D15CD">
        <w:rPr>
          <w:color w:val="000000"/>
          <w:szCs w:val="24"/>
        </w:rPr>
        <w:t xml:space="preserve">The party receiving the information </w:t>
      </w:r>
      <w:r w:rsidR="00D217ED">
        <w:rPr>
          <w:color w:val="000000"/>
          <w:szCs w:val="24"/>
        </w:rPr>
        <w:t>shall be referred to herein as such or as a “</w:t>
      </w:r>
      <w:r w:rsidR="00D217ED">
        <w:rPr>
          <w:b/>
          <w:color w:val="000000"/>
          <w:szCs w:val="24"/>
        </w:rPr>
        <w:t>Receiving Party</w:t>
      </w:r>
      <w:r w:rsidR="00D217ED">
        <w:rPr>
          <w:color w:val="000000"/>
          <w:szCs w:val="24"/>
        </w:rPr>
        <w:t xml:space="preserve">”. </w:t>
      </w:r>
    </w:p>
    <w:p w14:paraId="3F0806D6" w14:textId="77777777" w:rsidR="00963746" w:rsidRDefault="00D217ED">
      <w:pPr>
        <w:rPr>
          <w:color w:val="000000"/>
          <w:szCs w:val="24"/>
          <w:u w:color="FF0000"/>
        </w:rPr>
      </w:pPr>
      <w:r>
        <w:rPr>
          <w:color w:val="000000"/>
          <w:szCs w:val="24"/>
        </w:rPr>
        <w:t>The Disclosing Party and the Receiving Party are hereinafter referred to individually as a “</w:t>
      </w:r>
      <w:r>
        <w:rPr>
          <w:b/>
          <w:color w:val="000000"/>
          <w:szCs w:val="24"/>
        </w:rPr>
        <w:t>Party</w:t>
      </w:r>
      <w:r>
        <w:rPr>
          <w:color w:val="000000"/>
          <w:szCs w:val="24"/>
        </w:rPr>
        <w:t>” and collectively as the “</w:t>
      </w:r>
      <w:r>
        <w:rPr>
          <w:b/>
          <w:color w:val="000000"/>
          <w:szCs w:val="24"/>
        </w:rPr>
        <w:t>Parties</w:t>
      </w:r>
      <w:r>
        <w:rPr>
          <w:color w:val="000000"/>
          <w:szCs w:val="24"/>
        </w:rPr>
        <w:t>”.</w:t>
      </w:r>
    </w:p>
    <w:p w14:paraId="31FB2340" w14:textId="77777777" w:rsidR="00963746" w:rsidRDefault="00D217ED">
      <w:pPr>
        <w:rPr>
          <w:color w:val="000000"/>
          <w:szCs w:val="24"/>
          <w:u w:color="FF0000"/>
        </w:rPr>
      </w:pPr>
      <w:r>
        <w:rPr>
          <w:b/>
          <w:color w:val="000000"/>
          <w:szCs w:val="24"/>
          <w:u w:color="FF0000"/>
        </w:rPr>
        <w:t>WHEREAS</w:t>
      </w:r>
    </w:p>
    <w:p w14:paraId="0A840A1F" w14:textId="20491352" w:rsidR="00022F45" w:rsidRDefault="00022F45" w:rsidP="00954780">
      <w:pPr>
        <w:numPr>
          <w:ilvl w:val="0"/>
          <w:numId w:val="4"/>
        </w:numPr>
        <w:ind w:hanging="720"/>
        <w:rPr>
          <w:color w:val="000000"/>
          <w:szCs w:val="24"/>
          <w:u w:color="FF0000"/>
        </w:rPr>
      </w:pPr>
      <w:r>
        <w:rPr>
          <w:color w:val="000000"/>
          <w:szCs w:val="24"/>
          <w:u w:color="FF0000"/>
        </w:rPr>
        <w:t>The Receiving Party</w:t>
      </w:r>
      <w:r w:rsidR="000D3B9E">
        <w:rPr>
          <w:color w:val="000000"/>
          <w:szCs w:val="24"/>
          <w:u w:color="FF0000"/>
        </w:rPr>
        <w:t xml:space="preserve">, through one or more </w:t>
      </w:r>
      <w:r w:rsidR="001F71F3">
        <w:rPr>
          <w:color w:val="000000"/>
          <w:szCs w:val="24"/>
          <w:u w:color="FF0000"/>
        </w:rPr>
        <w:t>Affiliates</w:t>
      </w:r>
      <w:r w:rsidR="000D3B9E">
        <w:rPr>
          <w:color w:val="000000"/>
          <w:szCs w:val="24"/>
          <w:u w:color="FF0000"/>
        </w:rPr>
        <w:t xml:space="preserve"> or </w:t>
      </w:r>
      <w:r w:rsidR="00A02BE8">
        <w:rPr>
          <w:color w:val="000000"/>
          <w:szCs w:val="24"/>
          <w:u w:color="FF0000"/>
        </w:rPr>
        <w:t>associates</w:t>
      </w:r>
      <w:r w:rsidR="000D3B9E">
        <w:rPr>
          <w:color w:val="000000"/>
          <w:szCs w:val="24"/>
          <w:u w:color="FF0000"/>
        </w:rPr>
        <w:t xml:space="preserve"> advised by it,</w:t>
      </w:r>
      <w:r w:rsidR="003D3C4D">
        <w:rPr>
          <w:color w:val="000000"/>
          <w:szCs w:val="24"/>
          <w:u w:color="FF0000"/>
        </w:rPr>
        <w:t xml:space="preserve"> </w:t>
      </w:r>
      <w:r>
        <w:rPr>
          <w:color w:val="000000"/>
          <w:szCs w:val="24"/>
          <w:u w:color="FF0000"/>
        </w:rPr>
        <w:t xml:space="preserve">is exploring </w:t>
      </w:r>
      <w:r w:rsidR="009B144C">
        <w:rPr>
          <w:color w:val="000000"/>
          <w:szCs w:val="24"/>
          <w:u w:color="FF0000"/>
        </w:rPr>
        <w:t xml:space="preserve">from time to time </w:t>
      </w:r>
      <w:r>
        <w:rPr>
          <w:color w:val="000000"/>
          <w:szCs w:val="24"/>
          <w:u w:color="FF0000"/>
        </w:rPr>
        <w:t xml:space="preserve">a possible investment in the </w:t>
      </w:r>
      <w:r w:rsidR="002F3A91">
        <w:rPr>
          <w:color w:val="000000"/>
          <w:szCs w:val="24"/>
          <w:u w:color="FF0000"/>
        </w:rPr>
        <w:t>Loans</w:t>
      </w:r>
      <w:r w:rsidR="009B144C">
        <w:rPr>
          <w:color w:val="000000"/>
          <w:szCs w:val="24"/>
          <w:u w:color="FF0000"/>
        </w:rPr>
        <w:t xml:space="preserve"> </w:t>
      </w:r>
      <w:r w:rsidR="006A4BFE">
        <w:rPr>
          <w:color w:val="000000"/>
          <w:szCs w:val="24"/>
          <w:u w:color="FF0000"/>
        </w:rPr>
        <w:t xml:space="preserve">or </w:t>
      </w:r>
      <w:r w:rsidR="004041F1">
        <w:rPr>
          <w:color w:val="000000"/>
          <w:szCs w:val="24"/>
          <w:u w:color="FF0000"/>
        </w:rPr>
        <w:t xml:space="preserve">Security Receipts </w:t>
      </w:r>
      <w:ins w:id="6" w:author="Admin" w:date="2025-07-14T17:35:00Z" w16du:dateUtc="2025-07-14T12:05:00Z">
        <w:r w:rsidR="00AA06A7">
          <w:rPr>
            <w:color w:val="000000"/>
            <w:szCs w:val="24"/>
            <w:u w:color="FF0000"/>
          </w:rPr>
          <w:t xml:space="preserve">to </w:t>
        </w:r>
      </w:ins>
      <w:ins w:id="7" w:author="Admin" w:date="2025-07-14T17:36:00Z" w16du:dateUtc="2025-07-14T12:06:00Z">
        <w:r w:rsidR="00AA06A7" w:rsidRPr="008F1272">
          <w:rPr>
            <w:rFonts w:cs="Arial"/>
            <w:bCs/>
          </w:rPr>
          <w:t>Greatwhite Global Private Limited</w:t>
        </w:r>
        <w:r w:rsidR="00AA06A7">
          <w:rPr>
            <w:rFonts w:cs="Arial"/>
            <w:bCs/>
          </w:rPr>
          <w:t>, a company registered in India,</w:t>
        </w:r>
        <w:r w:rsidR="00AA06A7" w:rsidRPr="00662BEE">
          <w:rPr>
            <w:rFonts w:cs="Arial"/>
          </w:rPr>
          <w:t xml:space="preserve"> having its </w:t>
        </w:r>
        <w:r w:rsidR="00AA06A7">
          <w:rPr>
            <w:rFonts w:cs="Arial"/>
          </w:rPr>
          <w:t xml:space="preserve">registered </w:t>
        </w:r>
        <w:r w:rsidR="00AA06A7" w:rsidRPr="00662BEE">
          <w:rPr>
            <w:rFonts w:cs="Arial"/>
          </w:rPr>
          <w:t xml:space="preserve">office at </w:t>
        </w:r>
        <w:r w:rsidR="00AA06A7">
          <w:rPr>
            <w:rFonts w:cs="Arial"/>
          </w:rPr>
          <w:t xml:space="preserve">1302, </w:t>
        </w:r>
        <w:r w:rsidR="00AA06A7" w:rsidRPr="00C872E0">
          <w:rPr>
            <w:rFonts w:cs="Arial"/>
          </w:rPr>
          <w:t>13</w:t>
        </w:r>
        <w:r w:rsidR="00AA06A7" w:rsidRPr="00C872E0">
          <w:rPr>
            <w:rFonts w:cs="Arial"/>
            <w:vertAlign w:val="superscript"/>
          </w:rPr>
          <w:t>th</w:t>
        </w:r>
        <w:r w:rsidR="00AA06A7">
          <w:rPr>
            <w:rFonts w:cs="Arial"/>
          </w:rPr>
          <w:t xml:space="preserve"> </w:t>
        </w:r>
        <w:r w:rsidR="00AA06A7" w:rsidRPr="00C872E0">
          <w:rPr>
            <w:rFonts w:cs="Arial"/>
          </w:rPr>
          <w:t>Floor, Peninsula Business Park, Tower B</w:t>
        </w:r>
        <w:r w:rsidR="00AA06A7">
          <w:rPr>
            <w:rFonts w:cs="Arial"/>
          </w:rPr>
          <w:t>,</w:t>
        </w:r>
        <w:r w:rsidR="00AA06A7" w:rsidRPr="00C872E0">
          <w:rPr>
            <w:rFonts w:cs="Arial"/>
          </w:rPr>
          <w:t xml:space="preserve"> G.K.</w:t>
        </w:r>
        <w:r w:rsidR="00AA06A7">
          <w:rPr>
            <w:rFonts w:cs="Arial"/>
          </w:rPr>
          <w:t xml:space="preserve"> </w:t>
        </w:r>
        <w:r w:rsidR="00AA06A7" w:rsidRPr="00C872E0">
          <w:rPr>
            <w:rFonts w:cs="Arial"/>
          </w:rPr>
          <w:t>Marg, Off Senapati Bapat Marg,</w:t>
        </w:r>
        <w:r w:rsidR="00AA06A7">
          <w:rPr>
            <w:rFonts w:cs="Arial"/>
          </w:rPr>
          <w:t xml:space="preserve"> </w:t>
        </w:r>
        <w:r w:rsidR="00AA06A7" w:rsidRPr="00C872E0">
          <w:rPr>
            <w:rFonts w:cs="Arial"/>
          </w:rPr>
          <w:t>Lower Parel (W</w:t>
        </w:r>
        <w:r w:rsidR="00AA06A7">
          <w:rPr>
            <w:rFonts w:cs="Arial"/>
          </w:rPr>
          <w:t>est</w:t>
        </w:r>
        <w:r w:rsidR="00AA06A7" w:rsidRPr="00C872E0">
          <w:rPr>
            <w:rFonts w:cs="Arial"/>
          </w:rPr>
          <w:t>), Mumbai</w:t>
        </w:r>
        <w:r w:rsidR="00AA06A7">
          <w:rPr>
            <w:rFonts w:cs="Arial"/>
          </w:rPr>
          <w:t xml:space="preserve"> 400013</w:t>
        </w:r>
      </w:ins>
      <w:del w:id="8" w:author="Admin" w:date="2025-07-14T17:36:00Z" w16du:dateUtc="2025-07-14T12:06:00Z">
        <w:r w:rsidR="009B144C" w:rsidDel="00AA06A7">
          <w:rPr>
            <w:color w:val="000000"/>
            <w:szCs w:val="24"/>
            <w:u w:color="FF0000"/>
          </w:rPr>
          <w:delText>as specified in the relevant Supplement</w:delText>
        </w:r>
      </w:del>
      <w:r>
        <w:rPr>
          <w:color w:val="000000"/>
          <w:szCs w:val="24"/>
          <w:u w:color="FF0000"/>
        </w:rPr>
        <w:t xml:space="preserve"> (“</w:t>
      </w:r>
      <w:r w:rsidRPr="00022F45">
        <w:rPr>
          <w:b/>
          <w:color w:val="000000"/>
          <w:szCs w:val="24"/>
          <w:u w:color="FF0000"/>
        </w:rPr>
        <w:t>Proposed Transaction</w:t>
      </w:r>
      <w:r>
        <w:rPr>
          <w:color w:val="000000"/>
          <w:szCs w:val="24"/>
          <w:u w:color="FF0000"/>
        </w:rPr>
        <w:t xml:space="preserve">”). </w:t>
      </w:r>
    </w:p>
    <w:p w14:paraId="0684FFC3" w14:textId="1F5AB611" w:rsidR="00963746" w:rsidRDefault="00D217ED" w:rsidP="00954780">
      <w:pPr>
        <w:numPr>
          <w:ilvl w:val="0"/>
          <w:numId w:val="4"/>
        </w:numPr>
        <w:ind w:hanging="720"/>
        <w:rPr>
          <w:color w:val="000000"/>
          <w:szCs w:val="24"/>
          <w:u w:color="FF0000"/>
        </w:rPr>
      </w:pPr>
      <w:r>
        <w:rPr>
          <w:color w:val="000000"/>
          <w:szCs w:val="24"/>
          <w:u w:color="FF0000"/>
        </w:rPr>
        <w:t xml:space="preserve">The Disclosing Party has consented to disclosure of the Confidential Information to the Receiving Party in connection with the Proposed Transaction on the terms set out herein and in consideration of the covenants of the Receiving Party. The Receiving Party has, in consideration of the Disclosing Party disclosing the Confidential Information and in recognition of the sensitive nature of the Confidential Information, agreed to comply with the terms herein relating to the use and disclosure of Confidential Information. </w:t>
      </w:r>
    </w:p>
    <w:p w14:paraId="37548DAB" w14:textId="77777777" w:rsidR="00963746" w:rsidRDefault="00D217ED">
      <w:pPr>
        <w:rPr>
          <w:color w:val="000000"/>
          <w:szCs w:val="24"/>
          <w:u w:color="FF0000"/>
        </w:rPr>
      </w:pPr>
      <w:r>
        <w:rPr>
          <w:b/>
          <w:color w:val="000000"/>
          <w:szCs w:val="24"/>
          <w:u w:color="FF0000"/>
        </w:rPr>
        <w:t>NOW</w:t>
      </w:r>
      <w:r>
        <w:rPr>
          <w:color w:val="000000"/>
          <w:szCs w:val="24"/>
          <w:u w:color="FF0000"/>
        </w:rPr>
        <w:t xml:space="preserve"> </w:t>
      </w:r>
      <w:r>
        <w:rPr>
          <w:b/>
          <w:color w:val="000000"/>
          <w:szCs w:val="24"/>
          <w:u w:color="FF0000"/>
        </w:rPr>
        <w:t>THEREFORE</w:t>
      </w:r>
      <w:r>
        <w:rPr>
          <w:color w:val="000000"/>
          <w:szCs w:val="24"/>
          <w:u w:color="FF0000"/>
        </w:rPr>
        <w:t xml:space="preserve">, in consideration of the mutual covenants and agreements set forth herein and for other good and valuable consideration, the receipt and sufficiency of which is hereby acknowledged, the Parties hereto agree as follows: </w:t>
      </w:r>
    </w:p>
    <w:p w14:paraId="41CBAAF1" w14:textId="77777777" w:rsidR="00963746" w:rsidRDefault="00D217ED">
      <w:pPr>
        <w:pStyle w:val="Heading1"/>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DEFINITIONs AND INTERPRETATION</w:t>
      </w:r>
    </w:p>
    <w:p w14:paraId="3D69C6E1" w14:textId="77777777" w:rsidR="00963746" w:rsidRDefault="00D217ED">
      <w:pPr>
        <w:pStyle w:val="Heading2"/>
        <w:tabs>
          <w:tab w:val="clear" w:pos="720"/>
          <w:tab w:val="clear" w:pos="2160"/>
          <w:tab w:val="clear" w:pos="7380"/>
          <w:tab w:val="clear" w:pos="9360"/>
        </w:tabs>
      </w:pPr>
      <w:r>
        <w:rPr>
          <w:b/>
        </w:rPr>
        <w:t>Definitions</w:t>
      </w:r>
    </w:p>
    <w:p w14:paraId="1DFF6BB9" w14:textId="77777777" w:rsidR="00963746" w:rsidRDefault="00D217ED">
      <w:pPr>
        <w:pStyle w:val="Heading2"/>
        <w:numPr>
          <w:ilvl w:val="0"/>
          <w:numId w:val="0"/>
        </w:numPr>
        <w:tabs>
          <w:tab w:val="clear" w:pos="2160"/>
          <w:tab w:val="clear" w:pos="7380"/>
          <w:tab w:val="clear" w:pos="9360"/>
        </w:tabs>
        <w:ind w:left="720"/>
      </w:pPr>
      <w:r>
        <w:t xml:space="preserve">In this Agreement, unless contrary to the context in which they are used: (i) terms defined in the introductory paragraphs above and in the Recitals shall have the same meanings throughout this Agreement; and (ii) the following words and expressions, wherever used (including in the introductory paragraphs above and in the Recitals) </w:t>
      </w:r>
      <w:r>
        <w:lastRenderedPageBreak/>
        <w:t>shall have the following meanings:</w:t>
      </w:r>
    </w:p>
    <w:p w14:paraId="0B0760AB" w14:textId="287623B4" w:rsidR="00E70504" w:rsidRDefault="00E70504">
      <w:pPr>
        <w:pStyle w:val="Heading4"/>
        <w:ind w:left="720"/>
      </w:pPr>
      <w:r w:rsidRPr="00E70504">
        <w:t>“</w:t>
      </w:r>
      <w:r w:rsidRPr="00E70504">
        <w:rPr>
          <w:b/>
        </w:rPr>
        <w:t>Affiliate</w:t>
      </w:r>
      <w:r w:rsidRPr="00E70504">
        <w:t xml:space="preserve">” means, with respect to either </w:t>
      </w:r>
      <w:r>
        <w:t>P</w:t>
      </w:r>
      <w:r w:rsidRPr="00E70504">
        <w:t>arty, any legal entity or person which from time to time controls, is controlled by or is under common control with that party.</w:t>
      </w:r>
    </w:p>
    <w:p w14:paraId="6AD464B5" w14:textId="58236099" w:rsidR="00963746" w:rsidRDefault="00D217ED">
      <w:pPr>
        <w:pStyle w:val="Heading4"/>
        <w:ind w:left="720"/>
        <w:rPr>
          <w:color w:val="000000"/>
          <w:szCs w:val="24"/>
        </w:rPr>
      </w:pPr>
      <w:r>
        <w:t>“</w:t>
      </w:r>
      <w:r>
        <w:rPr>
          <w:b/>
        </w:rPr>
        <w:t>Confidential</w:t>
      </w:r>
      <w:r>
        <w:t xml:space="preserve"> </w:t>
      </w:r>
      <w:r>
        <w:rPr>
          <w:b/>
        </w:rPr>
        <w:t>Information</w:t>
      </w:r>
      <w:r>
        <w:t>” means any information and materials disclosed by the Disclosing Party, its</w:t>
      </w:r>
      <w:r>
        <w:rPr>
          <w:color w:val="000000"/>
          <w:szCs w:val="24"/>
        </w:rPr>
        <w:t xml:space="preserve"> representatives or advisors </w:t>
      </w:r>
      <w:r>
        <w:t>in connection with the Proposed Transaction whether orally, in writing, electronically or otherwise, which may be non-public, confidential or proprietary in nature and whether expressly designated as such or otherwise to the Receiving Party</w:t>
      </w:r>
      <w:r w:rsidR="00022F45">
        <w:t xml:space="preserve"> </w:t>
      </w:r>
      <w:r>
        <w:t xml:space="preserve">or is acquired in any way by the Receiving </w:t>
      </w:r>
      <w:r>
        <w:rPr>
          <w:color w:val="000000"/>
          <w:szCs w:val="24"/>
          <w:u w:color="FF0000"/>
        </w:rPr>
        <w:t xml:space="preserve">Party or its </w:t>
      </w:r>
      <w:r>
        <w:t xml:space="preserve">Representatives, whether directly or indirectly, after the date of this Agreement, including without limitation: </w:t>
      </w:r>
      <w:r>
        <w:rPr>
          <w:color w:val="000000"/>
          <w:szCs w:val="24"/>
        </w:rPr>
        <w:t xml:space="preserve">the fact that: (a) any investigations, discussions or negotiations are taking place concerning the actual or potential business relationship between the Parties or any of their </w:t>
      </w:r>
      <w:r w:rsidR="001F71F3">
        <w:rPr>
          <w:color w:val="000000"/>
          <w:szCs w:val="24"/>
        </w:rPr>
        <w:t>Affiliates</w:t>
      </w:r>
      <w:r>
        <w:rPr>
          <w:color w:val="000000"/>
          <w:szCs w:val="24"/>
        </w:rPr>
        <w:t xml:space="preserve"> or entities set up or controlled by them; (b) it has requested or received information from the Disclosing </w:t>
      </w:r>
      <w:r>
        <w:rPr>
          <w:color w:val="000000"/>
          <w:szCs w:val="24"/>
          <w:u w:color="FF0000"/>
        </w:rPr>
        <w:t>Party</w:t>
      </w:r>
      <w:r>
        <w:rPr>
          <w:color w:val="000000"/>
          <w:szCs w:val="24"/>
        </w:rPr>
        <w:t xml:space="preserve">, or (c) any of the terms, conditions or any other fact about the actual or potential business relationship between the Disclosing </w:t>
      </w:r>
      <w:r>
        <w:rPr>
          <w:color w:val="000000"/>
          <w:szCs w:val="24"/>
          <w:u w:color="FF0000"/>
        </w:rPr>
        <w:t>Party</w:t>
      </w:r>
      <w:r>
        <w:rPr>
          <w:color w:val="000000"/>
          <w:szCs w:val="24"/>
        </w:rPr>
        <w:t xml:space="preserve"> and the Receiving </w:t>
      </w:r>
      <w:r>
        <w:rPr>
          <w:color w:val="000000"/>
          <w:szCs w:val="24"/>
          <w:u w:color="FF0000"/>
        </w:rPr>
        <w:t>Party</w:t>
      </w:r>
      <w:r>
        <w:rPr>
          <w:color w:val="000000"/>
          <w:szCs w:val="24"/>
        </w:rPr>
        <w:t>;</w:t>
      </w:r>
    </w:p>
    <w:p w14:paraId="71285F0C" w14:textId="582F6480" w:rsidR="00963746" w:rsidRDefault="00D217ED" w:rsidP="00954780">
      <w:pPr>
        <w:pStyle w:val="Heading4"/>
        <w:numPr>
          <w:ilvl w:val="0"/>
          <w:numId w:val="5"/>
        </w:numPr>
        <w:ind w:left="1440" w:hanging="720"/>
        <w:rPr>
          <w:color w:val="000000"/>
          <w:szCs w:val="24"/>
        </w:rPr>
      </w:pPr>
      <w:r>
        <w:rPr>
          <w:color w:val="000000"/>
          <w:szCs w:val="24"/>
        </w:rPr>
        <w:t xml:space="preserve">information relating to the Disclosing </w:t>
      </w:r>
      <w:r>
        <w:rPr>
          <w:color w:val="000000"/>
          <w:szCs w:val="24"/>
          <w:u w:color="FF0000"/>
        </w:rPr>
        <w:t>Party</w:t>
      </w:r>
      <w:r>
        <w:rPr>
          <w:color w:val="000000"/>
          <w:szCs w:val="24"/>
        </w:rPr>
        <w:t>’s</w:t>
      </w:r>
      <w:r w:rsidR="002F3A91">
        <w:rPr>
          <w:color w:val="000000"/>
          <w:szCs w:val="24"/>
        </w:rPr>
        <w:t xml:space="preserve"> or other company’s</w:t>
      </w:r>
      <w:r>
        <w:rPr>
          <w:color w:val="000000"/>
          <w:szCs w:val="24"/>
        </w:rPr>
        <w:t xml:space="preserve"> business operations or affairs, including any information relating to </w:t>
      </w:r>
      <w:r w:rsidR="00022F45">
        <w:rPr>
          <w:color w:val="000000"/>
          <w:szCs w:val="24"/>
        </w:rPr>
        <w:t>its investments, properties</w:t>
      </w:r>
      <w:r>
        <w:rPr>
          <w:color w:val="000000"/>
          <w:szCs w:val="24"/>
        </w:rPr>
        <w:t xml:space="preserve">, assets, business practices and processes, operational or financial data, contracts, corporate structure, sales, marketing or business plans, proposals and/or trading prospects, management structure, personnel, policies, strategies, employee information, trade secrets, business facilities, resources, systems (analytic or otherwise), requirements, designs, manuals, software programs and know-how, which is disclosed or made available, directly or indirectly; </w:t>
      </w:r>
    </w:p>
    <w:p w14:paraId="34D353C2" w14:textId="77777777" w:rsidR="00963746" w:rsidRDefault="00D217ED" w:rsidP="00954780">
      <w:pPr>
        <w:pStyle w:val="Heading4"/>
        <w:numPr>
          <w:ilvl w:val="0"/>
          <w:numId w:val="5"/>
        </w:numPr>
        <w:ind w:left="1440" w:hanging="720"/>
        <w:rPr>
          <w:color w:val="000000"/>
          <w:szCs w:val="24"/>
        </w:rPr>
      </w:pPr>
      <w:r>
        <w:rPr>
          <w:color w:val="000000"/>
          <w:szCs w:val="24"/>
        </w:rPr>
        <w:t xml:space="preserve">any notes, analysis, compilations, studies, interpretations or other documents prepared by the Disclosing </w:t>
      </w:r>
      <w:r>
        <w:rPr>
          <w:color w:val="000000"/>
          <w:szCs w:val="24"/>
          <w:u w:color="FF0000"/>
        </w:rPr>
        <w:t>Party</w:t>
      </w:r>
      <w:r>
        <w:rPr>
          <w:color w:val="000000"/>
          <w:szCs w:val="24"/>
        </w:rPr>
        <w:t xml:space="preserve">, any of its representatives or advisors, or by the Receiving </w:t>
      </w:r>
      <w:r>
        <w:rPr>
          <w:color w:val="000000"/>
          <w:szCs w:val="24"/>
          <w:u w:color="FF0000"/>
        </w:rPr>
        <w:t xml:space="preserve">Party </w:t>
      </w:r>
      <w:r>
        <w:rPr>
          <w:color w:val="000000"/>
          <w:szCs w:val="24"/>
        </w:rPr>
        <w:t xml:space="preserve">or any of the Receiving </w:t>
      </w:r>
      <w:r>
        <w:rPr>
          <w:color w:val="000000"/>
          <w:szCs w:val="24"/>
          <w:u w:color="FF0000"/>
        </w:rPr>
        <w:t>Party</w:t>
      </w:r>
      <w:r>
        <w:rPr>
          <w:color w:val="000000"/>
          <w:szCs w:val="24"/>
        </w:rPr>
        <w:t>’s Representatives that contain or otherwise reflect or are based in whole or part on or is derived or generated from such information;</w:t>
      </w:r>
    </w:p>
    <w:p w14:paraId="2A4111D2" w14:textId="77777777" w:rsidR="00963746" w:rsidRDefault="00D217ED" w:rsidP="00954780">
      <w:pPr>
        <w:pStyle w:val="Heading4"/>
        <w:numPr>
          <w:ilvl w:val="0"/>
          <w:numId w:val="5"/>
        </w:numPr>
        <w:ind w:left="1440" w:hanging="720"/>
        <w:rPr>
          <w:color w:val="000000"/>
          <w:szCs w:val="24"/>
        </w:rPr>
      </w:pPr>
      <w:r>
        <w:rPr>
          <w:color w:val="000000"/>
          <w:szCs w:val="24"/>
        </w:rPr>
        <w:t xml:space="preserve">information, documents and material provided to the Receiving </w:t>
      </w:r>
      <w:r>
        <w:rPr>
          <w:color w:val="000000"/>
          <w:szCs w:val="24"/>
          <w:u w:color="FF0000"/>
        </w:rPr>
        <w:t xml:space="preserve">Party </w:t>
      </w:r>
      <w:r>
        <w:rPr>
          <w:color w:val="000000"/>
          <w:szCs w:val="24"/>
        </w:rPr>
        <w:t xml:space="preserve">or its Representatives in the course of any negotiation, consultation, discussion, due diligence or any other business interaction with the Disclosing </w:t>
      </w:r>
      <w:r>
        <w:rPr>
          <w:color w:val="000000"/>
          <w:szCs w:val="24"/>
          <w:u w:color="FF0000"/>
        </w:rPr>
        <w:t>Party</w:t>
      </w:r>
      <w:r>
        <w:rPr>
          <w:color w:val="000000"/>
          <w:szCs w:val="24"/>
        </w:rPr>
        <w:t>, its representatives or advisors and all proposals, queries, plans, minutes or recordings of discussions;</w:t>
      </w:r>
    </w:p>
    <w:p w14:paraId="1D555EB0" w14:textId="7AC3BB45" w:rsidR="00963746" w:rsidRDefault="00D217ED">
      <w:pPr>
        <w:pStyle w:val="Heading1"/>
        <w:numPr>
          <w:ilvl w:val="0"/>
          <w:numId w:val="0"/>
        </w:numPr>
        <w:tabs>
          <w:tab w:val="clear" w:pos="900"/>
          <w:tab w:val="clear" w:pos="2700"/>
          <w:tab w:val="clear" w:pos="7110"/>
          <w:tab w:val="clear" w:pos="7200"/>
        </w:tabs>
        <w:ind w:left="720" w:hanging="720"/>
        <w:rPr>
          <w:rFonts w:ascii="Times New Roman" w:hAnsi="Times New Roman"/>
          <w:b w:val="0"/>
          <w:color w:val="000000"/>
          <w:szCs w:val="24"/>
        </w:rPr>
      </w:pPr>
      <w:r>
        <w:rPr>
          <w:rFonts w:ascii="Times New Roman" w:hAnsi="Times New Roman"/>
          <w:b w:val="0"/>
          <w:caps w:val="0"/>
          <w:color w:val="000000"/>
          <w:szCs w:val="24"/>
        </w:rPr>
        <w:tab/>
        <w:t xml:space="preserve">but not including any information that the Receiving Party demonstrates: </w:t>
      </w:r>
    </w:p>
    <w:p w14:paraId="6F1E3EA8" w14:textId="26736079" w:rsidR="00963746" w:rsidRDefault="00C72876" w:rsidP="00954780">
      <w:pPr>
        <w:pStyle w:val="Heading5"/>
        <w:numPr>
          <w:ilvl w:val="4"/>
          <w:numId w:val="6"/>
        </w:numPr>
        <w:tabs>
          <w:tab w:val="clear" w:pos="360"/>
          <w:tab w:val="clear" w:pos="2160"/>
        </w:tabs>
        <w:ind w:left="1440"/>
      </w:pPr>
      <w:r w:rsidRPr="00C72876">
        <w:t xml:space="preserve">at the date of disclosure to the </w:t>
      </w:r>
      <w:r>
        <w:rPr>
          <w:color w:val="000000"/>
          <w:szCs w:val="24"/>
        </w:rPr>
        <w:t xml:space="preserve">Receiving Party </w:t>
      </w:r>
      <w:r w:rsidRPr="00C72876">
        <w:t>or its Representatives, is publicly known or at any time after that date becomes publicly known</w:t>
      </w:r>
      <w:r w:rsidR="0021232F">
        <w:t xml:space="preserve"> and</w:t>
      </w:r>
      <w:r w:rsidRPr="00C72876">
        <w:t xml:space="preserve"> the information has not become publicly known through a breach of this </w:t>
      </w:r>
      <w:r>
        <w:t>A</w:t>
      </w:r>
      <w:r w:rsidRPr="00C72876">
        <w:t xml:space="preserve">greement by </w:t>
      </w:r>
      <w:r>
        <w:t xml:space="preserve">the </w:t>
      </w:r>
      <w:r>
        <w:rPr>
          <w:color w:val="000000"/>
          <w:szCs w:val="24"/>
        </w:rPr>
        <w:t>Receiving Party</w:t>
      </w:r>
      <w:r w:rsidRPr="00C72876">
        <w:t xml:space="preserve"> or any persons to whom </w:t>
      </w:r>
      <w:r>
        <w:t xml:space="preserve">the </w:t>
      </w:r>
      <w:r>
        <w:rPr>
          <w:color w:val="000000"/>
          <w:szCs w:val="24"/>
        </w:rPr>
        <w:t>Receiving Party</w:t>
      </w:r>
      <w:r w:rsidRPr="00C72876">
        <w:t xml:space="preserve"> </w:t>
      </w:r>
      <w:r>
        <w:t>has</w:t>
      </w:r>
      <w:r w:rsidRPr="00C72876">
        <w:t xml:space="preserve"> disclosed Confidential Information</w:t>
      </w:r>
      <w:r w:rsidR="00D217ED">
        <w:t>;</w:t>
      </w:r>
    </w:p>
    <w:p w14:paraId="6B4DC6E5" w14:textId="77777777" w:rsidR="0021232F" w:rsidRDefault="00D217ED" w:rsidP="00954780">
      <w:pPr>
        <w:pStyle w:val="Heading5"/>
        <w:numPr>
          <w:ilvl w:val="4"/>
          <w:numId w:val="6"/>
        </w:numPr>
        <w:tabs>
          <w:tab w:val="clear" w:pos="360"/>
          <w:tab w:val="clear" w:pos="2160"/>
        </w:tabs>
        <w:ind w:left="1440"/>
      </w:pPr>
      <w:r>
        <w:t xml:space="preserve">is developed by or for the Receiving Party independently of and without any </w:t>
      </w:r>
      <w:r>
        <w:lastRenderedPageBreak/>
        <w:t xml:space="preserve">reference </w:t>
      </w:r>
      <w:r w:rsidR="00022F45">
        <w:t>to the Confidential Information</w:t>
      </w:r>
      <w:r w:rsidR="00C72876">
        <w:t xml:space="preserve">; </w:t>
      </w:r>
    </w:p>
    <w:p w14:paraId="7F98A648" w14:textId="5B625E28" w:rsidR="00C72876" w:rsidRDefault="0021232F" w:rsidP="00954780">
      <w:pPr>
        <w:pStyle w:val="Heading5"/>
        <w:numPr>
          <w:ilvl w:val="4"/>
          <w:numId w:val="6"/>
        </w:numPr>
        <w:tabs>
          <w:tab w:val="clear" w:pos="360"/>
          <w:tab w:val="clear" w:pos="2160"/>
        </w:tabs>
        <w:ind w:left="1440"/>
      </w:pPr>
      <w:r>
        <w:t xml:space="preserve">becomes available to any of the </w:t>
      </w:r>
      <w:r>
        <w:rPr>
          <w:color w:val="000000"/>
          <w:szCs w:val="24"/>
        </w:rPr>
        <w:t xml:space="preserve">Receiving </w:t>
      </w:r>
      <w:r>
        <w:t xml:space="preserve">Party or its Representatives from a source that is not, to their knowledge, subject to a confidentiality agreement with the Disclosing Party; </w:t>
      </w:r>
      <w:r w:rsidR="00C72876">
        <w:t xml:space="preserve">or </w:t>
      </w:r>
    </w:p>
    <w:p w14:paraId="7656A020" w14:textId="133A1F54" w:rsidR="00963746" w:rsidRDefault="0021232F" w:rsidP="00954780">
      <w:pPr>
        <w:pStyle w:val="Heading5"/>
        <w:numPr>
          <w:ilvl w:val="4"/>
          <w:numId w:val="6"/>
        </w:numPr>
        <w:tabs>
          <w:tab w:val="clear" w:pos="360"/>
          <w:tab w:val="clear" w:pos="2160"/>
        </w:tabs>
        <w:ind w:left="1440"/>
      </w:pPr>
      <w:r>
        <w:t>is developed by or for the Receiving Party or its Affiliates or Representatives independently of and without any reference to the Confidential Information</w:t>
      </w:r>
      <w:r w:rsidR="00C72876">
        <w:t>.</w:t>
      </w:r>
    </w:p>
    <w:p w14:paraId="7449D772" w14:textId="57351B37" w:rsidR="00963746" w:rsidRDefault="00D217ED">
      <w:pPr>
        <w:pStyle w:val="Heading4"/>
        <w:ind w:left="720"/>
        <w:rPr>
          <w:color w:val="000000"/>
          <w:szCs w:val="24"/>
        </w:rPr>
      </w:pPr>
      <w:r>
        <w:rPr>
          <w:color w:val="000000"/>
          <w:szCs w:val="24"/>
        </w:rPr>
        <w:t>“</w:t>
      </w:r>
      <w:r>
        <w:rPr>
          <w:b/>
          <w:color w:val="000000"/>
          <w:szCs w:val="24"/>
        </w:rPr>
        <w:t>Dispute</w:t>
      </w:r>
      <w:r>
        <w:rPr>
          <w:color w:val="000000"/>
          <w:szCs w:val="24"/>
        </w:rPr>
        <w:t xml:space="preserve">” shall have the meaning ascribed to it under Clause </w:t>
      </w:r>
      <w:r w:rsidR="000608A9">
        <w:rPr>
          <w:color w:val="000000"/>
          <w:szCs w:val="24"/>
        </w:rPr>
        <w:t>7</w:t>
      </w:r>
      <w:r w:rsidR="00F7374A">
        <w:rPr>
          <w:color w:val="000000"/>
          <w:szCs w:val="24"/>
        </w:rPr>
        <w:t>.5</w:t>
      </w:r>
      <w:r>
        <w:rPr>
          <w:color w:val="000000"/>
          <w:szCs w:val="24"/>
        </w:rPr>
        <w:t>;</w:t>
      </w:r>
    </w:p>
    <w:p w14:paraId="77D6C0E9" w14:textId="103A1DB0" w:rsidR="007229EE" w:rsidRDefault="007229EE" w:rsidP="007229EE">
      <w:pPr>
        <w:ind w:left="720"/>
        <w:rPr>
          <w:szCs w:val="24"/>
        </w:rPr>
      </w:pPr>
      <w:r>
        <w:rPr>
          <w:b/>
          <w:szCs w:val="24"/>
        </w:rPr>
        <w:t>“Loan</w:t>
      </w:r>
      <w:r w:rsidR="00133D3B">
        <w:rPr>
          <w:b/>
          <w:szCs w:val="24"/>
        </w:rPr>
        <w:t>s</w:t>
      </w:r>
      <w:r w:rsidRPr="00FF1E01">
        <w:rPr>
          <w:b/>
          <w:szCs w:val="24"/>
        </w:rPr>
        <w:t>”</w:t>
      </w:r>
      <w:r>
        <w:rPr>
          <w:szCs w:val="24"/>
        </w:rPr>
        <w:t xml:space="preserve"> means the financial assistance provided by the selling bank to the underlying borrowers, rights and receivables in relation to which has been acquired</w:t>
      </w:r>
      <w:r w:rsidR="00133D3B">
        <w:rPr>
          <w:szCs w:val="24"/>
        </w:rPr>
        <w:t>/ shall be acquired</w:t>
      </w:r>
      <w:r>
        <w:rPr>
          <w:szCs w:val="24"/>
        </w:rPr>
        <w:t xml:space="preserve"> by the Disclosi</w:t>
      </w:r>
      <w:r w:rsidR="00996FC9">
        <w:rPr>
          <w:szCs w:val="24"/>
        </w:rPr>
        <w:t>ng Party from the selling banks</w:t>
      </w:r>
      <w:del w:id="9" w:author="Admin" w:date="2025-07-14T17:57:00Z" w16du:dateUtc="2025-07-14T12:27:00Z">
        <w:r w:rsidR="009B144C" w:rsidDel="008108D9">
          <w:rPr>
            <w:szCs w:val="24"/>
          </w:rPr>
          <w:delText xml:space="preserve"> as identified in the Supplement</w:delText>
        </w:r>
      </w:del>
      <w:r w:rsidR="00996FC9">
        <w:rPr>
          <w:szCs w:val="24"/>
        </w:rPr>
        <w:t>;</w:t>
      </w:r>
    </w:p>
    <w:p w14:paraId="4FDB18F0" w14:textId="77777777" w:rsidR="00963746" w:rsidRDefault="00D217ED">
      <w:pPr>
        <w:pStyle w:val="Heading4"/>
        <w:ind w:left="720"/>
        <w:rPr>
          <w:color w:val="000000"/>
          <w:szCs w:val="24"/>
        </w:rPr>
      </w:pPr>
      <w:r>
        <w:rPr>
          <w:color w:val="000000"/>
          <w:szCs w:val="24"/>
        </w:rPr>
        <w:t>“</w:t>
      </w:r>
      <w:r>
        <w:rPr>
          <w:b/>
          <w:color w:val="000000"/>
          <w:szCs w:val="24"/>
        </w:rPr>
        <w:t>Proposed</w:t>
      </w:r>
      <w:r>
        <w:rPr>
          <w:color w:val="000000"/>
          <w:szCs w:val="24"/>
        </w:rPr>
        <w:t xml:space="preserve"> </w:t>
      </w:r>
      <w:r>
        <w:rPr>
          <w:b/>
          <w:color w:val="000000"/>
          <w:szCs w:val="24"/>
        </w:rPr>
        <w:t>Transaction</w:t>
      </w:r>
      <w:r>
        <w:rPr>
          <w:color w:val="000000"/>
          <w:szCs w:val="24"/>
        </w:rPr>
        <w:t xml:space="preserve">” shall have the meaning ascribed to it </w:t>
      </w:r>
      <w:r w:rsidR="00022F45">
        <w:rPr>
          <w:color w:val="000000"/>
          <w:szCs w:val="24"/>
        </w:rPr>
        <w:t>in Recital A</w:t>
      </w:r>
      <w:r>
        <w:rPr>
          <w:color w:val="000000"/>
          <w:szCs w:val="24"/>
        </w:rPr>
        <w:t>;</w:t>
      </w:r>
    </w:p>
    <w:p w14:paraId="62C5DA9A" w14:textId="76981EF9" w:rsidR="00E70504" w:rsidRDefault="00D217ED" w:rsidP="00E70504">
      <w:pPr>
        <w:pStyle w:val="Heading4"/>
        <w:ind w:left="720"/>
      </w:pPr>
      <w:r>
        <w:t>“</w:t>
      </w:r>
      <w:r>
        <w:rPr>
          <w:b/>
          <w:color w:val="000000"/>
          <w:szCs w:val="24"/>
        </w:rPr>
        <w:t>Representatives</w:t>
      </w:r>
      <w:r>
        <w:t xml:space="preserve">” </w:t>
      </w:r>
      <w:r w:rsidR="00E70504">
        <w:t>means:</w:t>
      </w:r>
    </w:p>
    <w:p w14:paraId="4D9CD5D7" w14:textId="1F089622" w:rsidR="00E70504" w:rsidRDefault="00E70504" w:rsidP="00E70504">
      <w:pPr>
        <w:pStyle w:val="Heading4"/>
        <w:numPr>
          <w:ilvl w:val="3"/>
          <w:numId w:val="1"/>
        </w:numPr>
      </w:pPr>
      <w:r>
        <w:t>the Receiving Party</w:t>
      </w:r>
      <w:r w:rsidR="00CB7A0C">
        <w:t xml:space="preserve"> or Disclosing Party (as applicable)</w:t>
      </w:r>
      <w:r>
        <w:t xml:space="preserve">, its </w:t>
      </w:r>
      <w:r w:rsidR="00CB7A0C">
        <w:t>A</w:t>
      </w:r>
      <w:r>
        <w:t xml:space="preserve">ffiliates, </w:t>
      </w:r>
      <w:r w:rsidR="00F0439E">
        <w:t xml:space="preserve">any prospective investor </w:t>
      </w:r>
      <w:r>
        <w:t xml:space="preserve">and each of their respective directors, officers, employees, agents, </w:t>
      </w:r>
      <w:r w:rsidR="009972F2">
        <w:t xml:space="preserve">shareholders, members, </w:t>
      </w:r>
      <w:r>
        <w:t xml:space="preserve">partners, advisors, service providers, consultants, sources of finance and their representatives, </w:t>
      </w:r>
      <w:r w:rsidR="00CB7A0C">
        <w:t xml:space="preserve">(for which, </w:t>
      </w:r>
      <w:r>
        <w:t>in each case to the extent they have received Confidential Information from the Receiving Party or its representatives</w:t>
      </w:r>
      <w:r w:rsidR="00CB7A0C">
        <w:t>)</w:t>
      </w:r>
      <w:r w:rsidR="00B209C9">
        <w:t xml:space="preserve">; and </w:t>
      </w:r>
    </w:p>
    <w:p w14:paraId="23589804" w14:textId="4B130B52" w:rsidR="00963746" w:rsidRDefault="00CB7A0C" w:rsidP="00E70504">
      <w:pPr>
        <w:pStyle w:val="Heading4"/>
        <w:numPr>
          <w:ilvl w:val="3"/>
          <w:numId w:val="1"/>
        </w:numPr>
      </w:pPr>
      <w:r>
        <w:t xml:space="preserve">in respect of the Receiving Party, </w:t>
      </w:r>
      <w:r w:rsidR="00006A5F" w:rsidRPr="00006A5F">
        <w:t>“Representatives” shall not include</w:t>
      </w:r>
      <w:r w:rsidR="009972F2">
        <w:t>, and no provision of this Agreement shall be applicable to</w:t>
      </w:r>
      <w:r w:rsidR="00006A5F" w:rsidRPr="00006A5F">
        <w:t xml:space="preserve">: </w:t>
      </w:r>
      <w:r w:rsidR="00E10786">
        <w:t>[</w:t>
      </w:r>
      <w:r w:rsidR="00E10786">
        <w:rPr>
          <w:i/>
          <w:iCs/>
        </w:rPr>
        <w:t>please include any specific entities which are to be excluded</w:t>
      </w:r>
      <w:r w:rsidR="001D5170">
        <w:rPr>
          <w:i/>
          <w:iCs/>
        </w:rPr>
        <w:t xml:space="preserve"> if relevant</w:t>
      </w:r>
      <w:r w:rsidR="00E10786">
        <w:t>]</w:t>
      </w:r>
      <w:r w:rsidR="00006A5F" w:rsidRPr="00006A5F">
        <w:t xml:space="preserve"> (collectively, the “</w:t>
      </w:r>
      <w:r w:rsidR="00006A5F" w:rsidRPr="00006A5F">
        <w:rPr>
          <w:b/>
        </w:rPr>
        <w:t>Excluded Entities</w:t>
      </w:r>
      <w:r w:rsidR="00006A5F" w:rsidRPr="00006A5F">
        <w:t xml:space="preserve">”), but only to the extent the Excluded Entities have not received any Confidential Information from the </w:t>
      </w:r>
      <w:r w:rsidR="00006A5F">
        <w:t>Receiving Party</w:t>
      </w:r>
      <w:r w:rsidR="00006A5F" w:rsidRPr="00006A5F">
        <w:t xml:space="preserve">. In the event that any Excluded Entity has received Confidential Information from the </w:t>
      </w:r>
      <w:r w:rsidR="00006A5F">
        <w:t>Disclosing Party</w:t>
      </w:r>
      <w:r w:rsidR="00006A5F" w:rsidRPr="00006A5F">
        <w:t xml:space="preserve">, it shall be deemed a Representative for the purposes of this </w:t>
      </w:r>
      <w:r w:rsidR="00006A5F">
        <w:t>A</w:t>
      </w:r>
      <w:r w:rsidR="00006A5F" w:rsidRPr="00006A5F">
        <w:t xml:space="preserve">greement. </w:t>
      </w:r>
    </w:p>
    <w:p w14:paraId="1E7131FC" w14:textId="79AA64E0" w:rsidR="004041F1" w:rsidRDefault="004041F1" w:rsidP="00274E56">
      <w:pPr>
        <w:ind w:left="720"/>
      </w:pPr>
      <w:r>
        <w:rPr>
          <w:color w:val="000000"/>
          <w:szCs w:val="24"/>
          <w:u w:color="FF0000"/>
        </w:rPr>
        <w:t xml:space="preserve">“Security Receipts” shall mean units of a </w:t>
      </w:r>
      <w:r w:rsidR="00422665">
        <w:rPr>
          <w:color w:val="000000"/>
          <w:szCs w:val="24"/>
          <w:u w:color="FF0000"/>
        </w:rPr>
        <w:t xml:space="preserve">securitization </w:t>
      </w:r>
      <w:r>
        <w:rPr>
          <w:color w:val="000000"/>
          <w:szCs w:val="24"/>
          <w:u w:color="FF0000"/>
        </w:rPr>
        <w:t xml:space="preserve">trust managed by an </w:t>
      </w:r>
      <w:r w:rsidR="00422665">
        <w:rPr>
          <w:color w:val="000000"/>
          <w:szCs w:val="24"/>
          <w:u w:color="FF0000"/>
        </w:rPr>
        <w:t xml:space="preserve">asset reconstruction company </w:t>
      </w:r>
      <w:r>
        <w:rPr>
          <w:color w:val="000000"/>
          <w:szCs w:val="24"/>
          <w:u w:color="FF0000"/>
        </w:rPr>
        <w:t xml:space="preserve">denoting economic </w:t>
      </w:r>
      <w:r w:rsidR="00422665">
        <w:rPr>
          <w:color w:val="000000"/>
          <w:szCs w:val="24"/>
          <w:u w:color="FF0000"/>
        </w:rPr>
        <w:t xml:space="preserve">risks and returns of the underlying Loans held by the respective trust. </w:t>
      </w:r>
    </w:p>
    <w:p w14:paraId="34A617FD" w14:textId="52D95CA8" w:rsidR="00274E56" w:rsidRPr="00274E56" w:rsidRDefault="00274E56" w:rsidP="00274E56">
      <w:pPr>
        <w:ind w:left="720"/>
      </w:pPr>
      <w:del w:id="10" w:author="Admin" w:date="2025-07-14T17:57:00Z" w16du:dateUtc="2025-07-14T12:27:00Z">
        <w:r w:rsidDel="008108D9">
          <w:delText>“</w:delText>
        </w:r>
        <w:r w:rsidRPr="00274E56" w:rsidDel="008108D9">
          <w:rPr>
            <w:b/>
            <w:bCs/>
          </w:rPr>
          <w:delText>Supplement</w:delText>
        </w:r>
        <w:r w:rsidDel="008108D9">
          <w:delText>” shall have the meaning ascribed to it in Clause 2.2.</w:delText>
        </w:r>
      </w:del>
    </w:p>
    <w:p w14:paraId="18CC895A"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References to Clauses and Recitals, unless otherwise provided, are to clauses and recitals of and to this Agreement.</w:t>
      </w:r>
    </w:p>
    <w:p w14:paraId="79BE0880"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The headings herein shall not affect the construction of this Agreement.</w:t>
      </w:r>
    </w:p>
    <w:p w14:paraId="0A59094B"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The singular shall include the plural and </w:t>
      </w:r>
      <w:r>
        <w:rPr>
          <w:i/>
          <w:color w:val="000000"/>
          <w:szCs w:val="24"/>
        </w:rPr>
        <w:t>vice versa.</w:t>
      </w:r>
      <w:r>
        <w:rPr>
          <w:color w:val="000000"/>
          <w:szCs w:val="24"/>
        </w:rPr>
        <w:t xml:space="preserve"> </w:t>
      </w:r>
    </w:p>
    <w:p w14:paraId="14C64037"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References to a person include any individual, firm, body corporate (whether incorporated or otherwise), government, state or agency of a state or any joint </w:t>
      </w:r>
      <w:r>
        <w:rPr>
          <w:color w:val="000000"/>
          <w:szCs w:val="24"/>
        </w:rPr>
        <w:lastRenderedPageBreak/>
        <w:t>venture, association, partnership, works council or employee representatives body, in each case, whether or not having separate legal personality).</w:t>
      </w:r>
    </w:p>
    <w:p w14:paraId="149A39C7" w14:textId="77777777" w:rsidR="00963746" w:rsidRDefault="00D217ED">
      <w:pPr>
        <w:pStyle w:val="Heading2"/>
        <w:tabs>
          <w:tab w:val="clear" w:pos="720"/>
          <w:tab w:val="clear" w:pos="2160"/>
          <w:tab w:val="clear" w:pos="7380"/>
          <w:tab w:val="clear" w:pos="9360"/>
        </w:tabs>
      </w:pPr>
      <w:r>
        <w:t>No provision of this Agreement shall be interpreted adversely against a Party on the ground that the Agreement, or such provision, is drafted by such Party or its advisors.</w:t>
      </w:r>
    </w:p>
    <w:p w14:paraId="7BA738D1" w14:textId="77777777" w:rsidR="00963746" w:rsidRDefault="00D217ED">
      <w:pPr>
        <w:pStyle w:val="Heading1"/>
        <w:tabs>
          <w:tab w:val="clear" w:pos="720"/>
          <w:tab w:val="clear" w:pos="900"/>
          <w:tab w:val="clear" w:pos="2700"/>
          <w:tab w:val="clear" w:pos="7110"/>
          <w:tab w:val="clear" w:pos="7200"/>
        </w:tabs>
      </w:pPr>
      <w:r>
        <w:t>Disclosure of Confidential Information</w:t>
      </w:r>
    </w:p>
    <w:p w14:paraId="593BAC99" w14:textId="2B61DFED" w:rsidR="00963746" w:rsidRDefault="00D217ED">
      <w:pPr>
        <w:pStyle w:val="Heading2"/>
      </w:pPr>
      <w:r>
        <w:t xml:space="preserve">In connection with </w:t>
      </w:r>
      <w:r w:rsidR="00274E56">
        <w:rPr>
          <w:u w:color="FF0000"/>
        </w:rPr>
        <w:t xml:space="preserve">one or more </w:t>
      </w:r>
      <w:r w:rsidR="00022F45">
        <w:rPr>
          <w:u w:color="FF0000"/>
        </w:rPr>
        <w:t>Proposed Transaction</w:t>
      </w:r>
      <w:r w:rsidR="00274E56">
        <w:rPr>
          <w:u w:color="FF0000"/>
        </w:rPr>
        <w:t>s</w:t>
      </w:r>
      <w:r w:rsidR="00022F45">
        <w:rPr>
          <w:u w:color="FF0000"/>
        </w:rPr>
        <w:t>,</w:t>
      </w:r>
      <w:r>
        <w:t xml:space="preserve"> the Disclosing </w:t>
      </w:r>
      <w:r>
        <w:rPr>
          <w:color w:val="000000"/>
          <w:szCs w:val="24"/>
          <w:u w:color="FF0000"/>
        </w:rPr>
        <w:t xml:space="preserve">Party </w:t>
      </w:r>
      <w:r>
        <w:t xml:space="preserve">proposes to disclose certain Confidential Information to the Receiving </w:t>
      </w:r>
      <w:r>
        <w:rPr>
          <w:color w:val="000000"/>
          <w:szCs w:val="24"/>
          <w:u w:color="FF0000"/>
        </w:rPr>
        <w:t xml:space="preserve">Party </w:t>
      </w:r>
      <w:r>
        <w:t>or its Representatives</w:t>
      </w:r>
      <w:r w:rsidR="00022F45">
        <w:t>.</w:t>
      </w:r>
      <w:r>
        <w:t xml:space="preserve"> </w:t>
      </w:r>
    </w:p>
    <w:p w14:paraId="612DB0EB" w14:textId="5024261A" w:rsidR="00274E56" w:rsidRPr="00274E56" w:rsidDel="00897EC0" w:rsidRDefault="00274E56" w:rsidP="00274E56">
      <w:pPr>
        <w:pStyle w:val="Heading2"/>
        <w:rPr>
          <w:del w:id="11" w:author="Admin" w:date="2025-07-14T17:51:00Z" w16du:dateUtc="2025-07-14T12:21:00Z"/>
          <w:color w:val="000000"/>
          <w:szCs w:val="24"/>
        </w:rPr>
      </w:pPr>
      <w:del w:id="12" w:author="Admin" w:date="2025-07-14T17:51:00Z" w16du:dateUtc="2025-07-14T12:21:00Z">
        <w:r w:rsidDel="00897EC0">
          <w:rPr>
            <w:kern w:val="2"/>
            <w:szCs w:val="24"/>
          </w:rPr>
          <w:delText xml:space="preserve">The </w:delText>
        </w:r>
        <w:r w:rsidDel="00897EC0">
          <w:delText>P</w:delText>
        </w:r>
        <w:r w:rsidRPr="009B144C" w:rsidDel="00897EC0">
          <w:delText>arties</w:delText>
        </w:r>
        <w:r w:rsidDel="00897EC0">
          <w:rPr>
            <w:kern w:val="2"/>
            <w:szCs w:val="24"/>
          </w:rPr>
          <w:delText xml:space="preserve"> agree to apply the terms set forth in this Confidentiality Agreement (with such modifications as agreed among the Parties) prior to disclosing Confidential Information relating to a Proposed Transaction by executing a supplement </w:delText>
        </w:r>
        <w:r w:rsidDel="00897EC0">
          <w:rPr>
            <w:snapToGrid w:val="0"/>
            <w:color w:val="000000"/>
            <w:szCs w:val="24"/>
          </w:rPr>
          <w:delText>to this Confidentiality Agreement (each a "</w:delText>
        </w:r>
        <w:r w:rsidDel="00897EC0">
          <w:rPr>
            <w:b/>
            <w:snapToGrid w:val="0"/>
            <w:color w:val="000000"/>
            <w:szCs w:val="24"/>
          </w:rPr>
          <w:delText>Supplement</w:delText>
        </w:r>
        <w:r w:rsidDel="00897EC0">
          <w:rPr>
            <w:snapToGrid w:val="0"/>
            <w:color w:val="000000"/>
            <w:szCs w:val="24"/>
          </w:rPr>
          <w:delText>") substantially in the form annexed hereto,</w:delText>
        </w:r>
        <w:r w:rsidDel="00897EC0">
          <w:rPr>
            <w:kern w:val="2"/>
            <w:szCs w:val="24"/>
          </w:rPr>
          <w:delText xml:space="preserve"> referencing such Loans and the Proposed Transaction. </w:delText>
        </w:r>
        <w:r w:rsidDel="00897EC0">
          <w:rPr>
            <w:color w:val="000000"/>
            <w:szCs w:val="24"/>
          </w:rPr>
          <w:delText>Such Supplement shall be signed by the Parties before any Confidential Information relating to such Proposed Transaction is disclosed by the Disclosing Party to the Receiving Party.</w:delText>
        </w:r>
      </w:del>
    </w:p>
    <w:p w14:paraId="61596164" w14:textId="2CC3735E" w:rsidR="00963746" w:rsidRDefault="00022F45">
      <w:pPr>
        <w:pStyle w:val="Heading2"/>
        <w:rPr>
          <w:color w:val="000000"/>
          <w:szCs w:val="24"/>
        </w:rPr>
      </w:pPr>
      <w:r>
        <w:rPr>
          <w:color w:val="000000"/>
          <w:szCs w:val="24"/>
        </w:rPr>
        <w:t xml:space="preserve">Neither </w:t>
      </w:r>
      <w:r w:rsidR="00D217ED">
        <w:rPr>
          <w:color w:val="000000"/>
          <w:szCs w:val="24"/>
        </w:rPr>
        <w:t xml:space="preserve">Party shall be obligated to enter into any agreement or transaction with the other Party, until definitive agreements in this behalf are executed by the Parties. The Disclosing </w:t>
      </w:r>
      <w:r w:rsidR="00D217ED">
        <w:rPr>
          <w:color w:val="000000"/>
          <w:szCs w:val="24"/>
          <w:u w:color="FF0000"/>
        </w:rPr>
        <w:t xml:space="preserve">Party </w:t>
      </w:r>
      <w:r w:rsidR="00D217ED">
        <w:rPr>
          <w:color w:val="000000"/>
          <w:szCs w:val="24"/>
        </w:rPr>
        <w:t xml:space="preserve">expressly disclaims any obligation to disclose information to the Receiving </w:t>
      </w:r>
      <w:r w:rsidR="00D217ED">
        <w:rPr>
          <w:color w:val="000000"/>
          <w:szCs w:val="24"/>
          <w:u w:color="FF0000"/>
        </w:rPr>
        <w:t xml:space="preserve">Party </w:t>
      </w:r>
      <w:r w:rsidR="00D217ED">
        <w:rPr>
          <w:color w:val="000000"/>
          <w:szCs w:val="24"/>
        </w:rPr>
        <w:t xml:space="preserve">or its Representatives. </w:t>
      </w:r>
      <w:r w:rsidR="00000D25">
        <w:rPr>
          <w:color w:val="000000"/>
          <w:szCs w:val="24"/>
        </w:rPr>
        <w:t>Unless and until such definitive agreements have been executed, the Disclosing Party will have no legal obligation of any kind whatsoever with respect to a Proposed Transaction.</w:t>
      </w:r>
      <w:r w:rsidR="00D217ED">
        <w:rPr>
          <w:color w:val="000000"/>
          <w:szCs w:val="24"/>
        </w:rPr>
        <w:t xml:space="preserve"> </w:t>
      </w:r>
    </w:p>
    <w:p w14:paraId="2FDDB3AC" w14:textId="7C2A01CF" w:rsidR="00C9736E" w:rsidRPr="00C9736E" w:rsidRDefault="00C9736E" w:rsidP="00C9736E">
      <w:pPr>
        <w:ind w:left="720" w:hanging="720"/>
      </w:pPr>
      <w:r>
        <w:t>2.3</w:t>
      </w:r>
      <w:r>
        <w:tab/>
      </w:r>
      <w:r w:rsidRPr="0042391F">
        <w:rPr>
          <w:color w:val="000000"/>
          <w:szCs w:val="24"/>
        </w:rPr>
        <w:t>The Receiving Party agrees and acknowledges that it will be responsible for any breach of this Agreement by any of its Representatives or any third party to whom the Receiving Party has disclosed the Confidential Information, whether with or without the prior written consent of the Disclosing Party.</w:t>
      </w:r>
    </w:p>
    <w:p w14:paraId="3CFA242D" w14:textId="77777777" w:rsidR="00963746" w:rsidRDefault="00D217ED">
      <w:pPr>
        <w:pStyle w:val="Heading1"/>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Confidentiality</w:t>
      </w:r>
    </w:p>
    <w:p w14:paraId="634AACEF" w14:textId="62EA9229"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The Receiving </w:t>
      </w:r>
      <w:r>
        <w:rPr>
          <w:color w:val="000000"/>
          <w:szCs w:val="24"/>
          <w:u w:color="FF0000"/>
        </w:rPr>
        <w:t xml:space="preserve">Party </w:t>
      </w:r>
      <w:r>
        <w:rPr>
          <w:color w:val="000000"/>
          <w:szCs w:val="24"/>
        </w:rPr>
        <w:t>agrees that it shall treat the Confidential Information as confidential and use the Confidential Information only in accordance with this Agreement and solely for the purposes of</w:t>
      </w:r>
      <w:r w:rsidR="00022F45">
        <w:rPr>
          <w:color w:val="000000"/>
          <w:szCs w:val="24"/>
        </w:rPr>
        <w:t xml:space="preserve"> assessing its investment in the </w:t>
      </w:r>
      <w:r w:rsidR="00133D3B">
        <w:rPr>
          <w:color w:val="000000"/>
          <w:szCs w:val="24"/>
        </w:rPr>
        <w:t>Proposed Transaction</w:t>
      </w:r>
      <w:r>
        <w:rPr>
          <w:color w:val="000000"/>
          <w:szCs w:val="24"/>
        </w:rPr>
        <w:t>.</w:t>
      </w:r>
      <w:r w:rsidR="005A13AA">
        <w:rPr>
          <w:color w:val="000000"/>
          <w:szCs w:val="24"/>
        </w:rPr>
        <w:t xml:space="preserve"> </w:t>
      </w:r>
      <w:r w:rsidR="005A13AA" w:rsidRPr="0042391F">
        <w:rPr>
          <w:color w:val="000000"/>
          <w:szCs w:val="24"/>
        </w:rPr>
        <w:t>The Receiving Party shall not use the Confidential Information to cause any undue gain or undue loss to itself or to the Disclosing Party.</w:t>
      </w:r>
    </w:p>
    <w:p w14:paraId="42D93DD1" w14:textId="01930F31" w:rsidR="00963746" w:rsidRDefault="00D217ED" w:rsidP="00C3226D">
      <w:pPr>
        <w:pStyle w:val="Heading2"/>
        <w:tabs>
          <w:tab w:val="clear" w:pos="720"/>
          <w:tab w:val="clear" w:pos="2160"/>
          <w:tab w:val="clear" w:pos="7380"/>
          <w:tab w:val="clear" w:pos="9360"/>
        </w:tabs>
      </w:pPr>
      <w:r>
        <w:rPr>
          <w:color w:val="000000"/>
          <w:szCs w:val="24"/>
        </w:rPr>
        <w:t xml:space="preserve">The Receiving </w:t>
      </w:r>
      <w:r>
        <w:rPr>
          <w:color w:val="000000"/>
          <w:szCs w:val="24"/>
          <w:u w:color="FF0000"/>
        </w:rPr>
        <w:t>Party</w:t>
      </w:r>
      <w:r>
        <w:rPr>
          <w:color w:val="000000"/>
          <w:szCs w:val="24"/>
        </w:rPr>
        <w:t xml:space="preserve"> shall ensure that access to Confidential Information is granted only to </w:t>
      </w:r>
      <w:r>
        <w:rPr>
          <w:color w:val="000000"/>
          <w:szCs w:val="24"/>
          <w:u w:color="FF0000"/>
        </w:rPr>
        <w:t>its</w:t>
      </w:r>
      <w:r>
        <w:rPr>
          <w:color w:val="000000"/>
          <w:szCs w:val="24"/>
        </w:rPr>
        <w:t xml:space="preserve"> </w:t>
      </w:r>
      <w:r w:rsidRPr="009A4958">
        <w:rPr>
          <w:color w:val="000000"/>
          <w:szCs w:val="24"/>
        </w:rPr>
        <w:t>Representatives</w:t>
      </w:r>
      <w:r>
        <w:rPr>
          <w:color w:val="000000"/>
          <w:szCs w:val="24"/>
        </w:rPr>
        <w:t xml:space="preserve"> and strictly on a “need to know” basis. Prior to disclosing any Confidential Information to such Representatives, the Receiving </w:t>
      </w:r>
      <w:r>
        <w:rPr>
          <w:color w:val="000000"/>
          <w:szCs w:val="24"/>
          <w:u w:color="FF0000"/>
        </w:rPr>
        <w:t>Party</w:t>
      </w:r>
      <w:r>
        <w:rPr>
          <w:color w:val="000000"/>
          <w:szCs w:val="24"/>
        </w:rPr>
        <w:t xml:space="preserve"> shall inform them of the confidential nature of the information and </w:t>
      </w:r>
      <w:r w:rsidR="00C3226D">
        <w:rPr>
          <w:color w:val="000000"/>
          <w:szCs w:val="24"/>
        </w:rPr>
        <w:t xml:space="preserve">procure </w:t>
      </w:r>
      <w:r>
        <w:rPr>
          <w:color w:val="000000"/>
          <w:szCs w:val="24"/>
        </w:rPr>
        <w:t xml:space="preserve">that </w:t>
      </w:r>
      <w:r w:rsidR="00C3226D">
        <w:rPr>
          <w:color w:val="000000"/>
          <w:szCs w:val="24"/>
        </w:rPr>
        <w:t xml:space="preserve">each of its Representatives comply with all the confidentiality and non-use provisions contained in this Agreement as they apply to such Representatives, on substantially the same terms </w:t>
      </w:r>
      <w:r>
        <w:rPr>
          <w:color w:val="000000"/>
          <w:szCs w:val="24"/>
        </w:rPr>
        <w:t xml:space="preserve">under this Agreement. The Receiving </w:t>
      </w:r>
      <w:r>
        <w:rPr>
          <w:color w:val="000000"/>
          <w:szCs w:val="24"/>
          <w:u w:color="FF0000"/>
        </w:rPr>
        <w:t>Party</w:t>
      </w:r>
      <w:r>
        <w:rPr>
          <w:color w:val="000000"/>
          <w:szCs w:val="24"/>
        </w:rPr>
        <w:t xml:space="preserve"> shall be liable for any </w:t>
      </w:r>
      <w:r w:rsidR="00C3226D">
        <w:rPr>
          <w:color w:val="000000"/>
          <w:szCs w:val="24"/>
          <w:u w:color="FF0000"/>
        </w:rPr>
        <w:t xml:space="preserve"> breaches </w:t>
      </w:r>
      <w:r w:rsidR="00C3226D">
        <w:rPr>
          <w:color w:val="000000"/>
          <w:szCs w:val="24"/>
        </w:rPr>
        <w:t>of such provisions by such Representatives provided they</w:t>
      </w:r>
      <w:r w:rsidR="00C3226D" w:rsidRPr="00C3226D">
        <w:rPr>
          <w:color w:val="000000"/>
          <w:szCs w:val="24"/>
        </w:rPr>
        <w:t xml:space="preserve"> have not otherwise entered into a confidentiality agreement directly with </w:t>
      </w:r>
      <w:r w:rsidR="00C3226D">
        <w:rPr>
          <w:color w:val="000000"/>
          <w:szCs w:val="24"/>
        </w:rPr>
        <w:t xml:space="preserve">the Disclosing </w:t>
      </w:r>
      <w:r w:rsidR="00C3226D">
        <w:rPr>
          <w:color w:val="000000"/>
          <w:szCs w:val="24"/>
        </w:rPr>
        <w:lastRenderedPageBreak/>
        <w:t xml:space="preserve">Party. </w:t>
      </w:r>
      <w:r>
        <w:t xml:space="preserve">The Receiving </w:t>
      </w:r>
      <w:r w:rsidRPr="00C3226D">
        <w:rPr>
          <w:u w:color="FF0000"/>
        </w:rPr>
        <w:t>Party</w:t>
      </w:r>
      <w:r>
        <w:t xml:space="preserve"> shall, and ensure </w:t>
      </w:r>
      <w:r w:rsidRPr="00C3226D">
        <w:rPr>
          <w:u w:color="FF0000"/>
        </w:rPr>
        <w:t>its</w:t>
      </w:r>
      <w:r>
        <w:t xml:space="preserve"> Representatives</w:t>
      </w:r>
      <w:r w:rsidR="00C3226D">
        <w:t xml:space="preserve"> shall,</w:t>
      </w:r>
      <w:r>
        <w:t xml:space="preserve"> take </w:t>
      </w:r>
      <w:r w:rsidR="00CB7A0C">
        <w:t xml:space="preserve">reasonable </w:t>
      </w:r>
      <w:r>
        <w:t xml:space="preserve">measures to restrain </w:t>
      </w:r>
      <w:proofErr w:type="spellStart"/>
      <w:r>
        <w:t>unauthorised</w:t>
      </w:r>
      <w:proofErr w:type="spellEnd"/>
      <w:r>
        <w:t xml:space="preserve"> disclosure or use of the Confidential Information and any such unauthorized disclosure or use shall be deemed to be a breach of this Agreement by the Receiving </w:t>
      </w:r>
      <w:r w:rsidRPr="00C3226D">
        <w:rPr>
          <w:u w:color="FF0000"/>
        </w:rPr>
        <w:t>Party</w:t>
      </w:r>
      <w:r>
        <w:t xml:space="preserve">. </w:t>
      </w:r>
      <w:r w:rsidR="00A91F76" w:rsidRPr="00D26ED7">
        <w:rPr>
          <w:color w:val="000000"/>
          <w:szCs w:val="24"/>
        </w:rPr>
        <w:t xml:space="preserve">In the event of a breach of this provision by the </w:t>
      </w:r>
      <w:r w:rsidR="00BA694B">
        <w:rPr>
          <w:color w:val="000000"/>
          <w:szCs w:val="24"/>
        </w:rPr>
        <w:t>Receiving</w:t>
      </w:r>
      <w:r w:rsidR="00A91F76" w:rsidRPr="00D26ED7">
        <w:rPr>
          <w:color w:val="000000"/>
          <w:szCs w:val="24"/>
        </w:rPr>
        <w:t xml:space="preserve"> </w:t>
      </w:r>
      <w:r w:rsidR="00A91F76">
        <w:rPr>
          <w:color w:val="000000"/>
          <w:szCs w:val="24"/>
        </w:rPr>
        <w:t>P</w:t>
      </w:r>
      <w:r w:rsidR="00A91F76" w:rsidRPr="00D26ED7">
        <w:rPr>
          <w:color w:val="000000"/>
          <w:szCs w:val="24"/>
        </w:rPr>
        <w:t xml:space="preserve">arty, the </w:t>
      </w:r>
      <w:r w:rsidR="00BA694B">
        <w:rPr>
          <w:color w:val="000000"/>
          <w:szCs w:val="24"/>
        </w:rPr>
        <w:t>Disclosing</w:t>
      </w:r>
      <w:r w:rsidR="00A91F76" w:rsidRPr="00D26ED7">
        <w:rPr>
          <w:color w:val="000000"/>
          <w:szCs w:val="24"/>
        </w:rPr>
        <w:t xml:space="preserve"> </w:t>
      </w:r>
      <w:r w:rsidR="00A91F76">
        <w:rPr>
          <w:color w:val="000000"/>
          <w:szCs w:val="24"/>
        </w:rPr>
        <w:t>P</w:t>
      </w:r>
      <w:r w:rsidR="00A91F76" w:rsidRPr="00D26ED7">
        <w:rPr>
          <w:color w:val="000000"/>
          <w:szCs w:val="24"/>
        </w:rPr>
        <w:t xml:space="preserve">arty (and its </w:t>
      </w:r>
      <w:r w:rsidR="00A91F76">
        <w:rPr>
          <w:color w:val="000000"/>
          <w:szCs w:val="24"/>
        </w:rPr>
        <w:t>A</w:t>
      </w:r>
      <w:r w:rsidR="00A91F76" w:rsidRPr="00D26ED7">
        <w:rPr>
          <w:color w:val="000000"/>
          <w:szCs w:val="24"/>
        </w:rPr>
        <w:t>ffiliates) shall be entitled to make a statement it considers reasonably necessary or desirable (including a corrective or explanatory</w:t>
      </w:r>
      <w:r w:rsidR="00A91F76">
        <w:rPr>
          <w:color w:val="000000"/>
          <w:szCs w:val="24"/>
        </w:rPr>
        <w:t xml:space="preserve"> </w:t>
      </w:r>
      <w:r w:rsidR="00A91F76" w:rsidRPr="00D26ED7">
        <w:rPr>
          <w:color w:val="000000"/>
          <w:szCs w:val="24"/>
        </w:rPr>
        <w:t>statement) to protect its commercial interests, such statement being proportionate and relevant to the breach.</w:t>
      </w:r>
    </w:p>
    <w:p w14:paraId="3F36D74C" w14:textId="6F44F342" w:rsidR="00C3226D" w:rsidRPr="00C3226D" w:rsidRDefault="00893F42" w:rsidP="00C3226D">
      <w:pPr>
        <w:pStyle w:val="Heading2"/>
        <w:tabs>
          <w:tab w:val="clear" w:pos="720"/>
          <w:tab w:val="clear" w:pos="2160"/>
          <w:tab w:val="clear" w:pos="7380"/>
          <w:tab w:val="clear" w:pos="9360"/>
        </w:tabs>
      </w:pPr>
      <w:r w:rsidRPr="0042391F">
        <w:rPr>
          <w:color w:val="000000"/>
          <w:szCs w:val="24"/>
        </w:rPr>
        <w:t>If the Receiving Party faces legal action or is subject to legal proceedings that may require disclosure of Confidential Information, the Receiving Party shall as soon as reasonably possible</w:t>
      </w:r>
      <w:r>
        <w:rPr>
          <w:color w:val="000000"/>
          <w:szCs w:val="24"/>
        </w:rPr>
        <w:t>,</w:t>
      </w:r>
      <w:r w:rsidRPr="0042391F" w:rsidDel="00345D6F">
        <w:rPr>
          <w:color w:val="000000"/>
          <w:szCs w:val="24"/>
        </w:rPr>
        <w:t xml:space="preserve"> </w:t>
      </w:r>
      <w:r w:rsidRPr="0042391F">
        <w:rPr>
          <w:color w:val="000000"/>
          <w:szCs w:val="24"/>
        </w:rPr>
        <w:t xml:space="preserve">notify the Disclosing Party in writing, in sufficient detail the requirement of such disclosure. The Receiving Party upon the Disclosing Party’s request shall co-operate with the Disclosing Party (at the sole cost of the Disclosing Party) in contesting any legal proceedings or legal action that the Disclosing Party may face, that may arise out of such disclosure or purported disclosure. </w:t>
      </w:r>
      <w:r w:rsidR="00C3226D" w:rsidRPr="00C3226D">
        <w:t xml:space="preserve">Notwithstanding any other provision of this </w:t>
      </w:r>
      <w:r w:rsidR="00C3226D">
        <w:t>A</w:t>
      </w:r>
      <w:r w:rsidR="00C3226D" w:rsidRPr="00C3226D">
        <w:t xml:space="preserve">greement to the contrary, where the </w:t>
      </w:r>
      <w:r w:rsidR="00C3226D">
        <w:t xml:space="preserve">Receiving </w:t>
      </w:r>
      <w:r w:rsidR="00C3226D" w:rsidRPr="00C3226D">
        <w:rPr>
          <w:u w:color="FF0000"/>
        </w:rPr>
        <w:t>Party</w:t>
      </w:r>
      <w:r w:rsidR="00C3226D" w:rsidRPr="00C3226D">
        <w:t xml:space="preserve">, or any person to whom the </w:t>
      </w:r>
      <w:r w:rsidR="00C3226D">
        <w:t xml:space="preserve">Receiving </w:t>
      </w:r>
      <w:r w:rsidR="00C3226D" w:rsidRPr="00C3226D">
        <w:rPr>
          <w:u w:color="FF0000"/>
        </w:rPr>
        <w:t>Party</w:t>
      </w:r>
      <w:r w:rsidR="00C3226D" w:rsidRPr="00C3226D">
        <w:t xml:space="preserve"> has disclosed Confidential Information, is required to disclose any Confidential Information by law or any regulatory, governmental or supervisory authority or exchange to which it submits, it may do so, provided that the </w:t>
      </w:r>
      <w:r w:rsidR="00C3226D">
        <w:t xml:space="preserve">Receiving </w:t>
      </w:r>
      <w:r w:rsidR="00C3226D" w:rsidRPr="00C3226D">
        <w:rPr>
          <w:u w:color="FF0000"/>
        </w:rPr>
        <w:t>Party</w:t>
      </w:r>
      <w:r w:rsidR="00C3226D" w:rsidRPr="00C3226D">
        <w:t xml:space="preserve"> shall, where legally permissible, notify the </w:t>
      </w:r>
      <w:r w:rsidR="00C3226D">
        <w:t>Disclosing Party</w:t>
      </w:r>
      <w:r w:rsidR="00E172F2">
        <w:t xml:space="preserve"> </w:t>
      </w:r>
      <w:r w:rsidR="00C3226D" w:rsidRPr="00C3226D">
        <w:t>of the disclosure request</w:t>
      </w:r>
      <w:r>
        <w:t xml:space="preserve"> along with </w:t>
      </w:r>
      <w:r w:rsidRPr="0042391F">
        <w:rPr>
          <w:color w:val="000000"/>
          <w:szCs w:val="24"/>
        </w:rPr>
        <w:t>a copy of the court order, legal or regulatory direction/ request or similar process</w:t>
      </w:r>
      <w:r w:rsidR="00691408">
        <w:t xml:space="preserve"> and the details of the Confidential Information provided by it</w:t>
      </w:r>
      <w:r w:rsidR="00C3226D" w:rsidRPr="00C3226D">
        <w:t>.</w:t>
      </w:r>
    </w:p>
    <w:p w14:paraId="23255178" w14:textId="77777777" w:rsidR="00963746" w:rsidRDefault="00D217ED">
      <w:pPr>
        <w:pStyle w:val="Heading2"/>
        <w:tabs>
          <w:tab w:val="clear" w:pos="720"/>
          <w:tab w:val="clear" w:pos="2160"/>
          <w:tab w:val="clear" w:pos="7380"/>
          <w:tab w:val="clear" w:pos="9360"/>
        </w:tabs>
        <w:rPr>
          <w:color w:val="000000"/>
          <w:szCs w:val="24"/>
        </w:rPr>
      </w:pPr>
      <w:r>
        <w:rPr>
          <w:color w:val="000000"/>
          <w:szCs w:val="24"/>
          <w:u w:color="FF0000"/>
        </w:rPr>
        <w:t xml:space="preserve">Without prejudice to the generality of the foregoing obligations, </w:t>
      </w:r>
      <w:r>
        <w:rPr>
          <w:color w:val="000000"/>
          <w:szCs w:val="24"/>
        </w:rPr>
        <w:t xml:space="preserve">except as otherwise specifically provided for in this Agreement or otherwise agreed to in writing by the Parties, the Receiving </w:t>
      </w:r>
      <w:r>
        <w:rPr>
          <w:color w:val="000000"/>
          <w:szCs w:val="24"/>
          <w:u w:color="FF0000"/>
        </w:rPr>
        <w:t>Party</w:t>
      </w:r>
      <w:r>
        <w:rPr>
          <w:color w:val="000000"/>
          <w:szCs w:val="24"/>
        </w:rPr>
        <w:t xml:space="preserve"> shall:</w:t>
      </w:r>
    </w:p>
    <w:p w14:paraId="1BDA9B94" w14:textId="3C604C2A" w:rsidR="00963746" w:rsidRPr="003539B6" w:rsidRDefault="00D217ED" w:rsidP="00954780">
      <w:pPr>
        <w:pStyle w:val="Heading4"/>
        <w:numPr>
          <w:ilvl w:val="0"/>
          <w:numId w:val="7"/>
        </w:numPr>
        <w:ind w:left="1440" w:hanging="720"/>
        <w:rPr>
          <w:color w:val="000000"/>
          <w:szCs w:val="24"/>
        </w:rPr>
      </w:pPr>
      <w:r>
        <w:rPr>
          <w:color w:val="000000"/>
          <w:szCs w:val="24"/>
        </w:rPr>
        <w:t>ensure that the Confidential Information disclosed to it, including all copies thereof, are</w:t>
      </w:r>
      <w:r w:rsidR="003539B6">
        <w:rPr>
          <w:color w:val="000000"/>
          <w:szCs w:val="24"/>
        </w:rPr>
        <w:t>,</w:t>
      </w:r>
      <w:r>
        <w:rPr>
          <w:color w:val="000000"/>
          <w:szCs w:val="24"/>
        </w:rPr>
        <w:t xml:space="preserve"> </w:t>
      </w:r>
      <w:r w:rsidR="003539B6">
        <w:rPr>
          <w:color w:val="000000"/>
          <w:szCs w:val="24"/>
        </w:rPr>
        <w:t xml:space="preserve">to the extent </w:t>
      </w:r>
      <w:proofErr w:type="gramStart"/>
      <w:r w:rsidR="003539B6">
        <w:rPr>
          <w:color w:val="000000"/>
          <w:szCs w:val="24"/>
        </w:rPr>
        <w:t>reasonable</w:t>
      </w:r>
      <w:proofErr w:type="gramEnd"/>
      <w:r w:rsidR="003539B6">
        <w:rPr>
          <w:color w:val="000000"/>
          <w:szCs w:val="24"/>
        </w:rPr>
        <w:t xml:space="preserve"> practicable, </w:t>
      </w:r>
      <w:r>
        <w:rPr>
          <w:color w:val="000000"/>
          <w:szCs w:val="24"/>
        </w:rPr>
        <w:t xml:space="preserve">protected against theft or </w:t>
      </w:r>
      <w:proofErr w:type="spellStart"/>
      <w:r>
        <w:rPr>
          <w:color w:val="000000"/>
          <w:szCs w:val="24"/>
        </w:rPr>
        <w:t>unauthorised</w:t>
      </w:r>
      <w:proofErr w:type="spellEnd"/>
      <w:r>
        <w:rPr>
          <w:color w:val="000000"/>
          <w:szCs w:val="24"/>
        </w:rPr>
        <w:t xml:space="preserve"> disclosure or access; </w:t>
      </w:r>
    </w:p>
    <w:p w14:paraId="0C8328C7" w14:textId="77777777" w:rsidR="00C9736E" w:rsidRDefault="00C9736E" w:rsidP="00954780">
      <w:pPr>
        <w:pStyle w:val="Heading4"/>
        <w:numPr>
          <w:ilvl w:val="0"/>
          <w:numId w:val="7"/>
        </w:numPr>
        <w:tabs>
          <w:tab w:val="num" w:pos="720"/>
        </w:tabs>
        <w:ind w:left="1440" w:hanging="720"/>
        <w:rPr>
          <w:color w:val="000000"/>
          <w:szCs w:val="24"/>
        </w:rPr>
      </w:pPr>
      <w:r>
        <w:rPr>
          <w:color w:val="000000"/>
          <w:szCs w:val="24"/>
        </w:rPr>
        <w:t xml:space="preserve">not create copies, extracts, logs, records, modifications, abstractions or other derivative works of the Confidential Information or based on or in relation to the Confidential Information, except that copies may be made for the purpose of supplying Confidential Information to persons to whom disclosure of Confidential Information is expressly permitted under this Agreement; </w:t>
      </w:r>
    </w:p>
    <w:p w14:paraId="2C8F3A82" w14:textId="0EE2875D" w:rsidR="00963746" w:rsidRDefault="00D217ED" w:rsidP="00954780">
      <w:pPr>
        <w:pStyle w:val="Heading4"/>
        <w:numPr>
          <w:ilvl w:val="0"/>
          <w:numId w:val="7"/>
        </w:numPr>
        <w:ind w:left="1440" w:hanging="720"/>
        <w:rPr>
          <w:color w:val="000000"/>
          <w:szCs w:val="24"/>
          <w:u w:color="FF0000"/>
        </w:rPr>
      </w:pPr>
      <w:r>
        <w:rPr>
          <w:color w:val="000000"/>
          <w:szCs w:val="24"/>
        </w:rPr>
        <w:t xml:space="preserve">procure that its Representatives shall use at least the same degree of care to prevent disclosure of such Confidential Information as it/they employ(s) to avoid </w:t>
      </w:r>
      <w:proofErr w:type="spellStart"/>
      <w:r>
        <w:rPr>
          <w:color w:val="000000"/>
          <w:szCs w:val="24"/>
        </w:rPr>
        <w:t>unauthorised</w:t>
      </w:r>
      <w:proofErr w:type="spellEnd"/>
      <w:r>
        <w:rPr>
          <w:color w:val="000000"/>
          <w:szCs w:val="24"/>
        </w:rPr>
        <w:t xml:space="preserve"> disclosure, publication or dissemination of its own information of a similar nature;</w:t>
      </w:r>
      <w:r w:rsidR="00CB1FDA">
        <w:rPr>
          <w:color w:val="000000"/>
          <w:szCs w:val="24"/>
        </w:rPr>
        <w:t xml:space="preserve"> and </w:t>
      </w:r>
    </w:p>
    <w:p w14:paraId="0DC45A7B" w14:textId="77777777" w:rsidR="00963746" w:rsidRDefault="00D217ED" w:rsidP="00954780">
      <w:pPr>
        <w:pStyle w:val="Heading4"/>
        <w:numPr>
          <w:ilvl w:val="0"/>
          <w:numId w:val="7"/>
        </w:numPr>
        <w:ind w:left="1440" w:hanging="720"/>
      </w:pPr>
      <w:r>
        <w:t xml:space="preserve">not make public or make any reference to any Confidential Information in any of its marketing materials, publicity materials or activities, brochures or similar documents which is promotional in nature, without the Disclosing </w:t>
      </w:r>
      <w:r>
        <w:rPr>
          <w:color w:val="000000"/>
          <w:szCs w:val="24"/>
          <w:u w:color="FF0000"/>
        </w:rPr>
        <w:t>Party</w:t>
      </w:r>
      <w:r>
        <w:t xml:space="preserve">’s prior written approval. </w:t>
      </w:r>
    </w:p>
    <w:p w14:paraId="40CFDE93" w14:textId="072EDB68"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The Receiving </w:t>
      </w:r>
      <w:r>
        <w:rPr>
          <w:color w:val="000000"/>
          <w:szCs w:val="24"/>
          <w:u w:color="FF0000"/>
        </w:rPr>
        <w:t>Party</w:t>
      </w:r>
      <w:r>
        <w:rPr>
          <w:color w:val="000000"/>
          <w:szCs w:val="24"/>
        </w:rPr>
        <w:t xml:space="preserve"> shall,</w:t>
      </w:r>
      <w:r w:rsidR="00C8195E">
        <w:rPr>
          <w:color w:val="000000"/>
          <w:szCs w:val="24"/>
        </w:rPr>
        <w:t xml:space="preserve"> immediately or not later than </w:t>
      </w:r>
      <w:r w:rsidR="00E172F2">
        <w:rPr>
          <w:color w:val="000000"/>
          <w:szCs w:val="24"/>
        </w:rPr>
        <w:t>3</w:t>
      </w:r>
      <w:r w:rsidR="00C8195E">
        <w:rPr>
          <w:color w:val="000000"/>
          <w:szCs w:val="24"/>
        </w:rPr>
        <w:t xml:space="preserve"> (</w:t>
      </w:r>
      <w:r w:rsidR="00E172F2">
        <w:rPr>
          <w:color w:val="000000"/>
          <w:szCs w:val="24"/>
        </w:rPr>
        <w:t>three</w:t>
      </w:r>
      <w:r w:rsidR="00C8195E">
        <w:rPr>
          <w:color w:val="000000"/>
          <w:szCs w:val="24"/>
        </w:rPr>
        <w:t xml:space="preserve">) days of becoming </w:t>
      </w:r>
      <w:r w:rsidR="00C8195E">
        <w:rPr>
          <w:color w:val="000000"/>
          <w:szCs w:val="24"/>
        </w:rPr>
        <w:lastRenderedPageBreak/>
        <w:t xml:space="preserve">aware of </w:t>
      </w:r>
      <w:r>
        <w:rPr>
          <w:color w:val="000000"/>
          <w:szCs w:val="24"/>
        </w:rPr>
        <w:t xml:space="preserve">any actual or suspected loss, theft, </w:t>
      </w:r>
      <w:proofErr w:type="spellStart"/>
      <w:r>
        <w:rPr>
          <w:color w:val="000000"/>
          <w:szCs w:val="24"/>
        </w:rPr>
        <w:t>unauthorised</w:t>
      </w:r>
      <w:proofErr w:type="spellEnd"/>
      <w:r>
        <w:rPr>
          <w:color w:val="000000"/>
          <w:szCs w:val="24"/>
        </w:rPr>
        <w:t xml:space="preserve"> disclosure, use or access of Confidential Information or other non-compliance with this Agreement, notify the Disclosing </w:t>
      </w:r>
      <w:r>
        <w:rPr>
          <w:color w:val="000000"/>
          <w:szCs w:val="24"/>
          <w:u w:color="FF0000"/>
        </w:rPr>
        <w:t>Party</w:t>
      </w:r>
      <w:r>
        <w:rPr>
          <w:color w:val="000000"/>
          <w:szCs w:val="24"/>
        </w:rPr>
        <w:t xml:space="preserve"> in writing, and provide reasonable assistance to the Disclosing </w:t>
      </w:r>
      <w:r>
        <w:rPr>
          <w:color w:val="000000"/>
          <w:szCs w:val="24"/>
          <w:u w:color="FF0000"/>
        </w:rPr>
        <w:t>Party</w:t>
      </w:r>
      <w:r>
        <w:rPr>
          <w:color w:val="000000"/>
          <w:szCs w:val="24"/>
        </w:rPr>
        <w:t xml:space="preserve"> in connection with any proceedings which </w:t>
      </w:r>
      <w:r>
        <w:rPr>
          <w:color w:val="000000"/>
          <w:szCs w:val="24"/>
          <w:u w:color="FF0000"/>
        </w:rPr>
        <w:t>it</w:t>
      </w:r>
      <w:r>
        <w:rPr>
          <w:color w:val="000000"/>
          <w:szCs w:val="24"/>
        </w:rPr>
        <w:t xml:space="preserve"> may institute against any person for such breach of confidence. The Receiving </w:t>
      </w:r>
      <w:r>
        <w:rPr>
          <w:color w:val="000000"/>
          <w:szCs w:val="24"/>
          <w:u w:color="FF0000"/>
        </w:rPr>
        <w:t xml:space="preserve">Party </w:t>
      </w:r>
      <w:r w:rsidR="00FD377A">
        <w:rPr>
          <w:color w:val="000000"/>
          <w:szCs w:val="24"/>
        </w:rPr>
        <w:t xml:space="preserve">acknowledges </w:t>
      </w:r>
      <w:r>
        <w:rPr>
          <w:color w:val="000000"/>
          <w:szCs w:val="24"/>
        </w:rPr>
        <w:t xml:space="preserve">that: (i) </w:t>
      </w:r>
      <w:r>
        <w:rPr>
          <w:color w:val="000000"/>
          <w:szCs w:val="24"/>
          <w:u w:color="FF0000"/>
        </w:rPr>
        <w:t>it has</w:t>
      </w:r>
      <w:r>
        <w:rPr>
          <w:color w:val="000000"/>
          <w:szCs w:val="24"/>
        </w:rPr>
        <w:t xml:space="preserve"> sufficient technical systems and administrative procedures in place to ensure compliance with the terms of this Agreement and to detect any non-compliance thereof and ensure the continued implementation of such systems and procedures; and (ii) </w:t>
      </w:r>
      <w:r>
        <w:rPr>
          <w:color w:val="000000"/>
          <w:szCs w:val="24"/>
          <w:u w:color="FF0000"/>
        </w:rPr>
        <w:t>it</w:t>
      </w:r>
      <w:r>
        <w:rPr>
          <w:color w:val="000000"/>
          <w:szCs w:val="24"/>
        </w:rPr>
        <w:t xml:space="preserve"> shall maintain a list of entities to whom any Confidential Information is disclosed and make such list available to the Disclosing </w:t>
      </w:r>
      <w:r>
        <w:rPr>
          <w:color w:val="000000"/>
          <w:szCs w:val="24"/>
          <w:u w:color="FF0000"/>
        </w:rPr>
        <w:t>Party</w:t>
      </w:r>
      <w:r>
        <w:rPr>
          <w:color w:val="000000"/>
          <w:szCs w:val="24"/>
        </w:rPr>
        <w:t xml:space="preserve"> upon </w:t>
      </w:r>
      <w:r w:rsidR="00C72876">
        <w:rPr>
          <w:color w:val="000000"/>
          <w:szCs w:val="24"/>
          <w:u w:color="FF0000"/>
        </w:rPr>
        <w:t xml:space="preserve">such </w:t>
      </w:r>
      <w:r>
        <w:rPr>
          <w:color w:val="000000"/>
          <w:szCs w:val="24"/>
        </w:rPr>
        <w:t>request.</w:t>
      </w:r>
    </w:p>
    <w:p w14:paraId="019A8898" w14:textId="7E0DE779" w:rsidR="00963746" w:rsidDel="008108D9" w:rsidRDefault="00D217ED">
      <w:pPr>
        <w:pStyle w:val="Heading2"/>
        <w:tabs>
          <w:tab w:val="clear" w:pos="720"/>
          <w:tab w:val="clear" w:pos="2160"/>
          <w:tab w:val="clear" w:pos="7380"/>
          <w:tab w:val="clear" w:pos="9360"/>
        </w:tabs>
        <w:rPr>
          <w:del w:id="13" w:author="Admin" w:date="2025-07-14T17:54:00Z" w16du:dateUtc="2025-07-14T12:24:00Z"/>
          <w:color w:val="000000"/>
          <w:szCs w:val="24"/>
        </w:rPr>
      </w:pPr>
      <w:del w:id="14" w:author="Admin" w:date="2025-07-14T17:54:00Z" w16du:dateUtc="2025-07-14T12:24:00Z">
        <w:r w:rsidDel="008108D9">
          <w:rPr>
            <w:color w:val="000000"/>
            <w:szCs w:val="24"/>
          </w:rPr>
          <w:delText xml:space="preserve">The Receiving </w:delText>
        </w:r>
        <w:r w:rsidDel="008108D9">
          <w:rPr>
            <w:color w:val="000000"/>
            <w:szCs w:val="24"/>
            <w:u w:color="FF0000"/>
          </w:rPr>
          <w:delText xml:space="preserve">Party </w:delText>
        </w:r>
        <w:r w:rsidDel="008108D9">
          <w:rPr>
            <w:color w:val="000000"/>
            <w:szCs w:val="24"/>
          </w:rPr>
          <w:delText xml:space="preserve">hereby acknowledges that it is aware that </w:delText>
        </w:r>
        <w:r w:rsidR="00CB1FDA" w:rsidDel="008108D9">
          <w:rPr>
            <w:color w:val="000000"/>
            <w:szCs w:val="24"/>
          </w:rPr>
          <w:delText xml:space="preserve">the Disclosing Party deals with listed companies in India and </w:delText>
        </w:r>
        <w:r w:rsidDel="008108D9">
          <w:rPr>
            <w:color w:val="000000"/>
            <w:szCs w:val="24"/>
          </w:rPr>
          <w:delText>unpubl</w:delText>
        </w:r>
        <w:r w:rsidDel="008108D9">
          <w:rPr>
            <w:color w:val="000000"/>
            <w:szCs w:val="24"/>
            <w:u w:color="FF0000"/>
          </w:rPr>
          <w:delText>i</w:delText>
        </w:r>
        <w:r w:rsidDel="008108D9">
          <w:rPr>
            <w:color w:val="000000"/>
            <w:szCs w:val="24"/>
          </w:rPr>
          <w:delText xml:space="preserve">shed price sensitive information is subject to applicable securities laws which may prohibit the Receiving </w:delText>
        </w:r>
        <w:r w:rsidDel="008108D9">
          <w:rPr>
            <w:color w:val="000000"/>
            <w:szCs w:val="24"/>
            <w:u w:color="FF0000"/>
          </w:rPr>
          <w:delText xml:space="preserve">Party </w:delText>
        </w:r>
        <w:r w:rsidDel="008108D9">
          <w:rPr>
            <w:color w:val="000000"/>
            <w:szCs w:val="24"/>
          </w:rPr>
          <w:delText xml:space="preserve">and its Representatives from, amongst other matters, dealing in securities while in possession of such information or from communicating Confidential Information to any other person who, while in possession of such Confidential Information, may deal in such securities. The Receiving </w:delText>
        </w:r>
        <w:r w:rsidDel="008108D9">
          <w:rPr>
            <w:color w:val="000000"/>
            <w:szCs w:val="24"/>
            <w:u w:color="FF0000"/>
          </w:rPr>
          <w:delText xml:space="preserve">Party </w:delText>
        </w:r>
        <w:r w:rsidDel="008108D9">
          <w:rPr>
            <w:color w:val="000000"/>
            <w:szCs w:val="24"/>
          </w:rPr>
          <w:delText xml:space="preserve">agrees that without prejudice to such obligations, </w:delText>
        </w:r>
        <w:r w:rsidDel="008108D9">
          <w:rPr>
            <w:color w:val="000000"/>
            <w:szCs w:val="24"/>
            <w:u w:color="FF0000"/>
          </w:rPr>
          <w:delText>it</w:delText>
        </w:r>
        <w:r w:rsidDel="008108D9">
          <w:rPr>
            <w:color w:val="000000"/>
            <w:szCs w:val="24"/>
          </w:rPr>
          <w:delText xml:space="preserve"> shall comply with applicable laws in relation to unpublished price sensitive information, and from the date of this Agreement and for a period of </w:delText>
        </w:r>
        <w:r w:rsidR="00FD377A" w:rsidDel="008108D9">
          <w:rPr>
            <w:color w:val="000000"/>
            <w:szCs w:val="24"/>
          </w:rPr>
          <w:delText>6</w:delText>
        </w:r>
        <w:r w:rsidDel="008108D9">
          <w:rPr>
            <w:color w:val="000000"/>
            <w:szCs w:val="24"/>
          </w:rPr>
          <w:delText xml:space="preserve"> months following the termination hereof, neither </w:delText>
        </w:r>
        <w:r w:rsidDel="008108D9">
          <w:rPr>
            <w:color w:val="000000"/>
            <w:szCs w:val="24"/>
            <w:u w:color="FF0000"/>
          </w:rPr>
          <w:delText xml:space="preserve">it </w:delText>
        </w:r>
        <w:r w:rsidDel="008108D9">
          <w:rPr>
            <w:color w:val="000000"/>
            <w:szCs w:val="24"/>
          </w:rPr>
          <w:delText xml:space="preserve">nor any of its </w:delText>
        </w:r>
        <w:r w:rsidR="00FD377A" w:rsidDel="008108D9">
          <w:rPr>
            <w:color w:val="000000"/>
            <w:szCs w:val="24"/>
          </w:rPr>
          <w:delText>A</w:delText>
        </w:r>
        <w:r w:rsidDel="008108D9">
          <w:rPr>
            <w:color w:val="000000"/>
            <w:szCs w:val="24"/>
          </w:rPr>
          <w:delText xml:space="preserve">ffiliates (nor any person acting on behalf of or in concert with </w:delText>
        </w:r>
        <w:r w:rsidDel="008108D9">
          <w:rPr>
            <w:color w:val="000000"/>
            <w:szCs w:val="24"/>
            <w:u w:color="FF0000"/>
          </w:rPr>
          <w:delText>it or its</w:delText>
        </w:r>
        <w:r w:rsidDel="008108D9">
          <w:rPr>
            <w:color w:val="000000"/>
            <w:szCs w:val="24"/>
          </w:rPr>
          <w:delText xml:space="preserve"> </w:delText>
        </w:r>
        <w:r w:rsidR="00FD377A" w:rsidDel="008108D9">
          <w:rPr>
            <w:color w:val="000000"/>
            <w:szCs w:val="24"/>
          </w:rPr>
          <w:delText>A</w:delText>
        </w:r>
        <w:r w:rsidDel="008108D9">
          <w:rPr>
            <w:color w:val="000000"/>
            <w:szCs w:val="24"/>
          </w:rPr>
          <w:delText xml:space="preserve">ffiliates) will, directly or indirectly, acquire, agree to acquire, propose, seek or offer to acquire, or facilitate the acquisition or ownership of, any securities, the business (or any part thereof) or subsidiaries of Disclosing </w:delText>
        </w:r>
        <w:r w:rsidDel="008108D9">
          <w:rPr>
            <w:color w:val="000000"/>
            <w:szCs w:val="24"/>
            <w:u w:color="FF0000"/>
          </w:rPr>
          <w:delText>Party</w:delText>
        </w:r>
        <w:r w:rsidDel="008108D9">
          <w:rPr>
            <w:color w:val="000000"/>
            <w:szCs w:val="24"/>
          </w:rPr>
          <w:delText xml:space="preserve">. </w:delText>
        </w:r>
        <w:r w:rsidR="007838E6" w:rsidDel="008108D9">
          <w:rPr>
            <w:color w:val="000000"/>
            <w:szCs w:val="24"/>
          </w:rPr>
          <w:delText xml:space="preserve"> </w:delText>
        </w:r>
      </w:del>
    </w:p>
    <w:p w14:paraId="2B3C79D9" w14:textId="7C31CC7B" w:rsidR="005A13AA" w:rsidRPr="005A13AA" w:rsidRDefault="005A13AA" w:rsidP="005A13AA">
      <w:pPr>
        <w:pStyle w:val="Heading2"/>
        <w:tabs>
          <w:tab w:val="clear" w:pos="720"/>
          <w:tab w:val="clear" w:pos="2160"/>
          <w:tab w:val="clear" w:pos="7380"/>
          <w:tab w:val="clear" w:pos="9360"/>
        </w:tabs>
        <w:rPr>
          <w:color w:val="000000"/>
          <w:szCs w:val="24"/>
        </w:rPr>
      </w:pPr>
      <w:r w:rsidRPr="0042391F">
        <w:rPr>
          <w:color w:val="000000"/>
          <w:szCs w:val="24"/>
        </w:rPr>
        <w:t>The Receiving Party agrees and acknowledges that it will be responsible for any breach of this Agreement by any of its Representatives or any third party to whom the Receiving Party has disclosed the Confidential Information, whether with or without the prior written consent of the Disclosing Party.</w:t>
      </w:r>
    </w:p>
    <w:p w14:paraId="0C36F497" w14:textId="77777777" w:rsidR="00963746" w:rsidRDefault="00D217ED">
      <w:pPr>
        <w:pStyle w:val="Heading1"/>
        <w:keepNext/>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Ownership of Materials/No Warranty</w:t>
      </w:r>
    </w:p>
    <w:p w14:paraId="3351FEF7" w14:textId="56335F61" w:rsidR="00963746" w:rsidRDefault="00D217ED">
      <w:pPr>
        <w:pStyle w:val="Heading2"/>
        <w:tabs>
          <w:tab w:val="clear" w:pos="720"/>
          <w:tab w:val="clear" w:pos="2160"/>
          <w:tab w:val="clear" w:pos="7380"/>
          <w:tab w:val="clear" w:pos="9360"/>
        </w:tabs>
        <w:rPr>
          <w:i/>
          <w:color w:val="000000"/>
          <w:szCs w:val="24"/>
        </w:rPr>
      </w:pPr>
      <w:r>
        <w:rPr>
          <w:color w:val="000000"/>
          <w:szCs w:val="24"/>
        </w:rPr>
        <w:t xml:space="preserve">The Disclosing </w:t>
      </w:r>
      <w:r>
        <w:rPr>
          <w:color w:val="000000"/>
          <w:szCs w:val="24"/>
          <w:u w:color="FF0000"/>
        </w:rPr>
        <w:t>Party retains</w:t>
      </w:r>
      <w:r>
        <w:rPr>
          <w:color w:val="000000"/>
          <w:szCs w:val="24"/>
        </w:rPr>
        <w:t xml:space="preserve"> all rights, title and interest to </w:t>
      </w:r>
      <w:r>
        <w:rPr>
          <w:color w:val="000000"/>
          <w:szCs w:val="24"/>
          <w:u w:color="FF0000"/>
        </w:rPr>
        <w:t>its</w:t>
      </w:r>
      <w:r>
        <w:rPr>
          <w:color w:val="000000"/>
          <w:szCs w:val="24"/>
        </w:rPr>
        <w:t xml:space="preserve"> Confidential Information. No license under any trademark, patent or copyright, or application for </w:t>
      </w:r>
      <w:proofErr w:type="gramStart"/>
      <w:r>
        <w:rPr>
          <w:color w:val="000000"/>
          <w:szCs w:val="24"/>
        </w:rPr>
        <w:t>same</w:t>
      </w:r>
      <w:proofErr w:type="gramEnd"/>
      <w:r>
        <w:rPr>
          <w:color w:val="000000"/>
          <w:szCs w:val="24"/>
        </w:rPr>
        <w:t xml:space="preserve"> which are now or </w:t>
      </w:r>
      <w:del w:id="15" w:author="Admin" w:date="2025-07-14T17:59:00Z" w16du:dateUtc="2025-07-14T12:29:00Z">
        <w:r w:rsidDel="008108D9">
          <w:rPr>
            <w:color w:val="000000"/>
            <w:szCs w:val="24"/>
          </w:rPr>
          <w:delText>t</w:delText>
        </w:r>
      </w:del>
      <w:r>
        <w:rPr>
          <w:color w:val="000000"/>
          <w:szCs w:val="24"/>
        </w:rPr>
        <w:t xml:space="preserve">hereafter may be obtained by the Disclosing </w:t>
      </w:r>
      <w:r>
        <w:rPr>
          <w:color w:val="000000"/>
          <w:szCs w:val="24"/>
          <w:u w:color="FF0000"/>
        </w:rPr>
        <w:t>Party is</w:t>
      </w:r>
      <w:r>
        <w:rPr>
          <w:color w:val="000000"/>
          <w:szCs w:val="24"/>
        </w:rPr>
        <w:t xml:space="preserve"> either granted or implied by the di</w:t>
      </w:r>
      <w:r>
        <w:rPr>
          <w:color w:val="000000"/>
          <w:szCs w:val="24"/>
          <w:u w:color="FF0000"/>
        </w:rPr>
        <w:t>s</w:t>
      </w:r>
      <w:r>
        <w:rPr>
          <w:color w:val="000000"/>
          <w:szCs w:val="24"/>
        </w:rPr>
        <w:t>closure of Confidential Information.</w:t>
      </w:r>
    </w:p>
    <w:p w14:paraId="6BAF0B1A" w14:textId="20F34172" w:rsidR="00963746" w:rsidRDefault="00C9736E">
      <w:pPr>
        <w:pStyle w:val="Heading2"/>
        <w:tabs>
          <w:tab w:val="clear" w:pos="720"/>
          <w:tab w:val="clear" w:pos="2160"/>
          <w:tab w:val="clear" w:pos="7380"/>
          <w:tab w:val="clear" w:pos="9360"/>
        </w:tabs>
        <w:rPr>
          <w:color w:val="000000"/>
          <w:szCs w:val="24"/>
        </w:rPr>
      </w:pPr>
      <w:r w:rsidRPr="00FE6B55">
        <w:rPr>
          <w:color w:val="000000"/>
          <w:szCs w:val="24"/>
          <w:u w:color="FF0000"/>
        </w:rPr>
        <w:t>The information is provided “as is” and there are no representations or warranties, express or implied, with respect to the information, including but not limited to a warranty against infringement, accuracy or completeness.</w:t>
      </w:r>
      <w:r>
        <w:rPr>
          <w:color w:val="000000"/>
          <w:szCs w:val="24"/>
          <w:u w:color="FF0000"/>
        </w:rPr>
        <w:t xml:space="preserve"> </w:t>
      </w:r>
      <w:r>
        <w:t xml:space="preserve">The Disclosing Party shall not (a) make any representation or warranty, expressed or implied, as to, or assume any responsibility for, the accuracy, reliability or completeness of any of the Confidential Information, (b) assume any responsibility or have any liability to the Receiving Party resulting from the selection or use of the Confidential Information by the Receiving Party or (c) </w:t>
      </w:r>
      <w:r>
        <w:rPr>
          <w:kern w:val="1"/>
        </w:rPr>
        <w:t xml:space="preserve">be under any obligation to update or correct any inaccuracy in the Confidential Information supplied by the Disclosing Party to the Receiving Party in relation to the Proposed Transaction. </w:t>
      </w:r>
      <w:r w:rsidR="00D217ED">
        <w:rPr>
          <w:color w:val="000000"/>
          <w:szCs w:val="24"/>
          <w:u w:color="FF0000"/>
        </w:rPr>
        <w:t xml:space="preserve">The Disclosing Party, its </w:t>
      </w:r>
      <w:r w:rsidR="00CB7A0C">
        <w:rPr>
          <w:color w:val="000000"/>
          <w:szCs w:val="24"/>
          <w:u w:color="FF0000"/>
        </w:rPr>
        <w:t>A</w:t>
      </w:r>
      <w:r w:rsidR="00D217ED">
        <w:rPr>
          <w:color w:val="000000"/>
          <w:szCs w:val="24"/>
          <w:u w:color="FF0000"/>
        </w:rPr>
        <w:t>ffiliates and its Representatives, shall not be liable to the</w:t>
      </w:r>
      <w:r w:rsidR="00D217ED">
        <w:rPr>
          <w:color w:val="000000"/>
          <w:szCs w:val="24"/>
        </w:rPr>
        <w:t xml:space="preserve"> Receiving </w:t>
      </w:r>
      <w:r w:rsidR="00D217ED">
        <w:rPr>
          <w:color w:val="000000"/>
          <w:szCs w:val="24"/>
          <w:u w:color="FF0000"/>
        </w:rPr>
        <w:t xml:space="preserve">Party </w:t>
      </w:r>
      <w:r w:rsidR="00D217ED">
        <w:rPr>
          <w:color w:val="000000"/>
          <w:szCs w:val="24"/>
        </w:rPr>
        <w:t xml:space="preserve">and its Representatives or to any other person to whom the Receiving </w:t>
      </w:r>
      <w:r w:rsidR="00D217ED">
        <w:rPr>
          <w:color w:val="000000"/>
          <w:szCs w:val="24"/>
          <w:u w:color="FF0000"/>
        </w:rPr>
        <w:t xml:space="preserve">Party </w:t>
      </w:r>
      <w:r w:rsidR="00D217ED">
        <w:rPr>
          <w:color w:val="000000"/>
          <w:szCs w:val="24"/>
        </w:rPr>
        <w:t xml:space="preserve">discloses the Confidential Information for any reason in connection with the </w:t>
      </w:r>
      <w:r w:rsidR="00D217ED">
        <w:rPr>
          <w:color w:val="000000"/>
          <w:szCs w:val="24"/>
        </w:rPr>
        <w:lastRenderedPageBreak/>
        <w:t xml:space="preserve">disclosure of the Confidential Information hereunder. </w:t>
      </w:r>
    </w:p>
    <w:p w14:paraId="3CCD31D6" w14:textId="0CCB1B36" w:rsidR="005A13AA" w:rsidRPr="00954780" w:rsidRDefault="00150DB1" w:rsidP="002A7E3E">
      <w:pPr>
        <w:pStyle w:val="Heading2"/>
        <w:tabs>
          <w:tab w:val="clear" w:pos="720"/>
          <w:tab w:val="clear" w:pos="2160"/>
          <w:tab w:val="clear" w:pos="7380"/>
          <w:tab w:val="clear" w:pos="9360"/>
        </w:tabs>
        <w:rPr>
          <w:szCs w:val="24"/>
          <w:u w:color="FF0000"/>
        </w:rPr>
      </w:pPr>
      <w:r>
        <w:rPr>
          <w:color w:val="000000"/>
          <w:szCs w:val="24"/>
        </w:rPr>
        <w:t>The Receiving Party</w:t>
      </w:r>
      <w:r w:rsidRPr="00FE6B55">
        <w:rPr>
          <w:color w:val="000000"/>
          <w:szCs w:val="24"/>
        </w:rPr>
        <w:t xml:space="preserve"> shall </w:t>
      </w:r>
      <w:r>
        <w:rPr>
          <w:color w:val="000000"/>
          <w:szCs w:val="24"/>
        </w:rPr>
        <w:t xml:space="preserve">not </w:t>
      </w:r>
      <w:r w:rsidRPr="00FE6B55">
        <w:rPr>
          <w:color w:val="000000"/>
          <w:szCs w:val="24"/>
        </w:rPr>
        <w:t xml:space="preserve">use nor permit the use of the </w:t>
      </w:r>
      <w:r>
        <w:rPr>
          <w:color w:val="000000"/>
          <w:szCs w:val="24"/>
        </w:rPr>
        <w:t xml:space="preserve">Disclosing </w:t>
      </w:r>
      <w:r w:rsidRPr="00FE6B55">
        <w:rPr>
          <w:color w:val="000000"/>
          <w:szCs w:val="24"/>
        </w:rPr>
        <w:t xml:space="preserve">Party’s name, logo, trademark or other identifying brand or data, nor shall </w:t>
      </w:r>
      <w:r>
        <w:rPr>
          <w:color w:val="000000"/>
          <w:szCs w:val="24"/>
        </w:rPr>
        <w:t>the Receiving</w:t>
      </w:r>
      <w:r w:rsidRPr="00FE6B55">
        <w:rPr>
          <w:color w:val="000000"/>
          <w:szCs w:val="24"/>
        </w:rPr>
        <w:t xml:space="preserve"> Party discuss or make reference to the other, in any notices to third parties or in any press release or other public announcement or advertisement without the </w:t>
      </w:r>
      <w:r>
        <w:rPr>
          <w:color w:val="000000"/>
          <w:szCs w:val="24"/>
        </w:rPr>
        <w:t>Disclosing</w:t>
      </w:r>
      <w:r w:rsidRPr="00FE6B55">
        <w:rPr>
          <w:color w:val="000000"/>
          <w:szCs w:val="24"/>
        </w:rPr>
        <w:t xml:space="preserve"> Party’s prior written consent.</w:t>
      </w:r>
    </w:p>
    <w:p w14:paraId="2FE09E03" w14:textId="1C8DB5B8" w:rsidR="00963746" w:rsidRDefault="00D217ED">
      <w:pPr>
        <w:pStyle w:val="Heading1"/>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Term</w:t>
      </w:r>
    </w:p>
    <w:p w14:paraId="571AAE22" w14:textId="2E93A938" w:rsidR="00963746" w:rsidRDefault="00D217ED" w:rsidP="00954780">
      <w:pPr>
        <w:pStyle w:val="Heading2"/>
        <w:numPr>
          <w:ilvl w:val="1"/>
          <w:numId w:val="3"/>
        </w:numPr>
        <w:tabs>
          <w:tab w:val="clear" w:pos="720"/>
          <w:tab w:val="clear" w:pos="2160"/>
          <w:tab w:val="clear" w:pos="7380"/>
          <w:tab w:val="clear" w:pos="9360"/>
        </w:tabs>
        <w:rPr>
          <w:color w:val="000000"/>
          <w:szCs w:val="24"/>
        </w:rPr>
      </w:pPr>
      <w:r>
        <w:rPr>
          <w:color w:val="000000"/>
          <w:szCs w:val="24"/>
        </w:rPr>
        <w:t xml:space="preserve">Subject to Clause </w:t>
      </w:r>
      <w:r w:rsidR="000608A9">
        <w:rPr>
          <w:color w:val="000000"/>
          <w:szCs w:val="24"/>
        </w:rPr>
        <w:t>5</w:t>
      </w:r>
      <w:r>
        <w:rPr>
          <w:color w:val="000000"/>
          <w:szCs w:val="24"/>
        </w:rPr>
        <w:t xml:space="preserve">.2, this Agreement shall terminate </w:t>
      </w:r>
      <w:r w:rsidR="00C16758">
        <w:rPr>
          <w:color w:val="000000"/>
          <w:szCs w:val="24"/>
        </w:rPr>
        <w:t>on the earlier of (</w:t>
      </w:r>
      <w:proofErr w:type="spellStart"/>
      <w:r w:rsidR="00C16758">
        <w:rPr>
          <w:color w:val="000000"/>
          <w:szCs w:val="24"/>
        </w:rPr>
        <w:t>i</w:t>
      </w:r>
      <w:proofErr w:type="spellEnd"/>
      <w:r w:rsidR="00C16758">
        <w:rPr>
          <w:color w:val="000000"/>
          <w:szCs w:val="24"/>
        </w:rPr>
        <w:t xml:space="preserve">) </w:t>
      </w:r>
      <w:ins w:id="16" w:author="Admin" w:date="2025-07-12T16:15:00Z" w16du:dateUtc="2025-07-12T10:45:00Z">
        <w:r w:rsidR="0067735D">
          <w:rPr>
            <w:color w:val="000000"/>
            <w:szCs w:val="24"/>
          </w:rPr>
          <w:t>six</w:t>
        </w:r>
      </w:ins>
      <w:del w:id="17" w:author="Admin" w:date="2025-07-12T16:15:00Z" w16du:dateUtc="2025-07-12T10:45:00Z">
        <w:r w:rsidDel="0067735D">
          <w:rPr>
            <w:color w:val="000000"/>
            <w:szCs w:val="24"/>
            <w:u w:color="FF0000"/>
          </w:rPr>
          <w:delText>12</w:delText>
        </w:r>
      </w:del>
      <w:r>
        <w:rPr>
          <w:color w:val="000000"/>
          <w:szCs w:val="24"/>
        </w:rPr>
        <w:t xml:space="preserve"> months from the date </w:t>
      </w:r>
      <w:r w:rsidR="00C16758">
        <w:rPr>
          <w:color w:val="000000"/>
          <w:szCs w:val="24"/>
        </w:rPr>
        <w:t xml:space="preserve">of </w:t>
      </w:r>
      <w:del w:id="18" w:author="Admin" w:date="2025-07-14T17:52:00Z" w16du:dateUtc="2025-07-14T12:22:00Z">
        <w:r w:rsidR="00C16758" w:rsidDel="008108D9">
          <w:rPr>
            <w:color w:val="000000"/>
            <w:szCs w:val="24"/>
          </w:rPr>
          <w:delText>th</w:delText>
        </w:r>
        <w:r w:rsidR="000D062D" w:rsidDel="008108D9">
          <w:rPr>
            <w:color w:val="000000"/>
            <w:szCs w:val="24"/>
          </w:rPr>
          <w:delText>e relevant Supplement</w:delText>
        </w:r>
      </w:del>
      <w:ins w:id="19" w:author="Admin" w:date="2025-07-14T17:52:00Z" w16du:dateUtc="2025-07-14T12:22:00Z">
        <w:r w:rsidR="008108D9">
          <w:rPr>
            <w:color w:val="000000"/>
            <w:szCs w:val="24"/>
          </w:rPr>
          <w:t>this Agreement</w:t>
        </w:r>
      </w:ins>
      <w:r w:rsidR="00C16758">
        <w:rPr>
          <w:color w:val="000000"/>
          <w:szCs w:val="24"/>
        </w:rPr>
        <w:t>, (ii) the entering into of a definitive written agreement in relation to the Proposed Transaction</w:t>
      </w:r>
      <w:del w:id="20" w:author="Admin" w:date="2025-07-14T17:58:00Z" w16du:dateUtc="2025-07-14T12:28:00Z">
        <w:r w:rsidR="000D062D" w:rsidDel="008108D9">
          <w:rPr>
            <w:color w:val="000000"/>
            <w:szCs w:val="24"/>
          </w:rPr>
          <w:delText xml:space="preserve"> (as described in the Supplement)</w:delText>
        </w:r>
      </w:del>
      <w:del w:id="21" w:author="Admin" w:date="2025-07-14T17:52:00Z" w16du:dateUtc="2025-07-14T12:22:00Z">
        <w:r w:rsidR="00C16758" w:rsidDel="008108D9">
          <w:rPr>
            <w:color w:val="000000"/>
            <w:szCs w:val="24"/>
          </w:rPr>
          <w:delText>, or (iii)</w:delText>
        </w:r>
        <w:r w:rsidDel="008108D9">
          <w:rPr>
            <w:color w:val="000000"/>
            <w:szCs w:val="24"/>
          </w:rPr>
          <w:delText xml:space="preserve"> such date as may be mutually agreed in writing between the Parties</w:delText>
        </w:r>
      </w:del>
      <w:r>
        <w:rPr>
          <w:color w:val="000000"/>
          <w:szCs w:val="24"/>
        </w:rPr>
        <w:t>.</w:t>
      </w:r>
    </w:p>
    <w:p w14:paraId="35972E69" w14:textId="3956A3B5" w:rsidR="00963746" w:rsidDel="008108D9" w:rsidRDefault="00D217ED" w:rsidP="00954780">
      <w:pPr>
        <w:pStyle w:val="Heading2"/>
        <w:numPr>
          <w:ilvl w:val="1"/>
          <w:numId w:val="3"/>
        </w:numPr>
        <w:tabs>
          <w:tab w:val="clear" w:pos="720"/>
          <w:tab w:val="clear" w:pos="2160"/>
          <w:tab w:val="clear" w:pos="7380"/>
          <w:tab w:val="clear" w:pos="9360"/>
        </w:tabs>
        <w:rPr>
          <w:del w:id="22" w:author="Admin" w:date="2025-07-14T17:55:00Z" w16du:dateUtc="2025-07-14T12:25:00Z"/>
          <w:color w:val="000000"/>
          <w:szCs w:val="24"/>
        </w:rPr>
      </w:pPr>
      <w:del w:id="23" w:author="Admin" w:date="2025-07-14T17:55:00Z" w16du:dateUtc="2025-07-14T12:25:00Z">
        <w:r w:rsidDel="008108D9">
          <w:rPr>
            <w:color w:val="000000"/>
            <w:szCs w:val="24"/>
            <w:u w:color="FF0000"/>
          </w:rPr>
          <w:delText xml:space="preserve">Notwithstanding the </w:delText>
        </w:r>
        <w:r w:rsidDel="008108D9">
          <w:rPr>
            <w:color w:val="000000"/>
            <w:szCs w:val="24"/>
          </w:rPr>
          <w:delText xml:space="preserve">termination of this Agreement, the Receiving </w:delText>
        </w:r>
        <w:r w:rsidDel="008108D9">
          <w:rPr>
            <w:color w:val="000000"/>
            <w:szCs w:val="24"/>
            <w:u w:color="FF0000"/>
          </w:rPr>
          <w:delText>Party</w:delText>
        </w:r>
        <w:r w:rsidR="003D3C4D" w:rsidDel="008108D9">
          <w:rPr>
            <w:color w:val="000000"/>
            <w:szCs w:val="24"/>
            <w:u w:color="FF0000"/>
          </w:rPr>
          <w:delText xml:space="preserve">, </w:delText>
        </w:r>
        <w:r w:rsidR="003D3C4D" w:rsidDel="008108D9">
          <w:rPr>
            <w:color w:val="000000"/>
            <w:szCs w:val="24"/>
          </w:rPr>
          <w:delText>shall continue to comply with its obligations under Clause 3.</w:delText>
        </w:r>
        <w:r w:rsidR="00055D27" w:rsidDel="008108D9">
          <w:rPr>
            <w:color w:val="000000"/>
            <w:szCs w:val="24"/>
          </w:rPr>
          <w:delText>6</w:delText>
        </w:r>
        <w:r w:rsidR="003D3C4D" w:rsidDel="008108D9">
          <w:rPr>
            <w:color w:val="000000"/>
            <w:szCs w:val="24"/>
          </w:rPr>
          <w:delText xml:space="preserve"> for the time</w:delText>
        </w:r>
        <w:r w:rsidR="005807E6" w:rsidDel="008108D9">
          <w:rPr>
            <w:color w:val="000000"/>
            <w:szCs w:val="24"/>
          </w:rPr>
          <w:delText xml:space="preserve"> period specified in such Claus</w:delText>
        </w:r>
        <w:r w:rsidR="003D3C4D" w:rsidDel="008108D9">
          <w:rPr>
            <w:color w:val="000000"/>
            <w:szCs w:val="24"/>
          </w:rPr>
          <w:delText>e</w:delText>
        </w:r>
        <w:r w:rsidR="00055D27" w:rsidDel="008108D9">
          <w:rPr>
            <w:color w:val="000000"/>
            <w:szCs w:val="24"/>
          </w:rPr>
          <w:delText xml:space="preserve"> 3.6</w:delText>
        </w:r>
        <w:r w:rsidR="00D674DE" w:rsidDel="008108D9">
          <w:rPr>
            <w:color w:val="000000"/>
            <w:szCs w:val="24"/>
          </w:rPr>
          <w:delText>.</w:delText>
        </w:r>
      </w:del>
    </w:p>
    <w:p w14:paraId="77A84D62" w14:textId="0D3B38E3" w:rsidR="00963746" w:rsidRDefault="00D217ED" w:rsidP="00954780">
      <w:pPr>
        <w:pStyle w:val="Heading2"/>
        <w:numPr>
          <w:ilvl w:val="1"/>
          <w:numId w:val="3"/>
        </w:numPr>
        <w:tabs>
          <w:tab w:val="clear" w:pos="720"/>
          <w:tab w:val="clear" w:pos="2160"/>
          <w:tab w:val="clear" w:pos="7380"/>
          <w:tab w:val="clear" w:pos="9360"/>
        </w:tabs>
        <w:rPr>
          <w:color w:val="000000"/>
          <w:szCs w:val="24"/>
        </w:rPr>
      </w:pPr>
      <w:r w:rsidRPr="00D674DE">
        <w:rPr>
          <w:color w:val="000000"/>
          <w:szCs w:val="24"/>
          <w:u w:color="FF0000"/>
        </w:rPr>
        <w:t>The</w:t>
      </w:r>
      <w:r>
        <w:rPr>
          <w:color w:val="000000"/>
          <w:szCs w:val="24"/>
        </w:rPr>
        <w:t xml:space="preserve"> provisions of </w:t>
      </w:r>
      <w:ins w:id="24" w:author="Admin" w:date="2025-07-12T16:15:00Z" w16du:dateUtc="2025-07-12T10:45:00Z">
        <w:r w:rsidR="0067735D">
          <w:rPr>
            <w:color w:val="000000"/>
            <w:szCs w:val="24"/>
          </w:rPr>
          <w:t>Cl</w:t>
        </w:r>
      </w:ins>
      <w:ins w:id="25" w:author="Admin" w:date="2025-07-12T16:16:00Z" w16du:dateUtc="2025-07-12T10:46:00Z">
        <w:r w:rsidR="0067735D">
          <w:rPr>
            <w:color w:val="000000"/>
            <w:szCs w:val="24"/>
          </w:rPr>
          <w:t xml:space="preserve">ause 6, </w:t>
        </w:r>
      </w:ins>
      <w:r>
        <w:rPr>
          <w:color w:val="000000"/>
          <w:szCs w:val="24"/>
        </w:rPr>
        <w:t xml:space="preserve">Clause </w:t>
      </w:r>
      <w:r w:rsidR="000608A9">
        <w:rPr>
          <w:color w:val="000000"/>
          <w:szCs w:val="24"/>
        </w:rPr>
        <w:t>7</w:t>
      </w:r>
      <w:r w:rsidR="00BB160E">
        <w:rPr>
          <w:color w:val="000000"/>
          <w:szCs w:val="24"/>
        </w:rPr>
        <w:t>.3</w:t>
      </w:r>
      <w:r>
        <w:rPr>
          <w:color w:val="000000"/>
          <w:szCs w:val="24"/>
        </w:rPr>
        <w:t xml:space="preserve">, Clauses </w:t>
      </w:r>
      <w:r w:rsidR="000608A9">
        <w:rPr>
          <w:color w:val="000000"/>
          <w:szCs w:val="24"/>
        </w:rPr>
        <w:t>7</w:t>
      </w:r>
      <w:r>
        <w:rPr>
          <w:color w:val="000000"/>
          <w:szCs w:val="24"/>
        </w:rPr>
        <w:t>.</w:t>
      </w:r>
      <w:r w:rsidR="00BB160E">
        <w:rPr>
          <w:color w:val="000000"/>
          <w:szCs w:val="24"/>
        </w:rPr>
        <w:t>5</w:t>
      </w:r>
      <w:r>
        <w:rPr>
          <w:color w:val="000000"/>
          <w:szCs w:val="24"/>
        </w:rPr>
        <w:t xml:space="preserve"> to </w:t>
      </w:r>
      <w:r w:rsidR="000608A9">
        <w:rPr>
          <w:color w:val="000000"/>
          <w:szCs w:val="24"/>
        </w:rPr>
        <w:t>7</w:t>
      </w:r>
      <w:r>
        <w:rPr>
          <w:color w:val="000000"/>
          <w:szCs w:val="24"/>
        </w:rPr>
        <w:t>.</w:t>
      </w:r>
      <w:r w:rsidR="00BB160E">
        <w:rPr>
          <w:color w:val="000000"/>
          <w:szCs w:val="24"/>
        </w:rPr>
        <w:t>9</w:t>
      </w:r>
      <w:r>
        <w:rPr>
          <w:color w:val="000000"/>
          <w:szCs w:val="24"/>
        </w:rPr>
        <w:t xml:space="preserve"> and Clause </w:t>
      </w:r>
      <w:r w:rsidR="000608A9">
        <w:rPr>
          <w:color w:val="000000"/>
          <w:szCs w:val="24"/>
        </w:rPr>
        <w:t>8</w:t>
      </w:r>
      <w:r w:rsidR="002A7E3E">
        <w:rPr>
          <w:color w:val="000000"/>
          <w:szCs w:val="24"/>
        </w:rPr>
        <w:t xml:space="preserve"> </w:t>
      </w:r>
      <w:r>
        <w:rPr>
          <w:color w:val="000000"/>
          <w:szCs w:val="24"/>
        </w:rPr>
        <w:t xml:space="preserve">will survive </w:t>
      </w:r>
      <w:r w:rsidRPr="00B531A3">
        <w:rPr>
          <w:color w:val="000000"/>
          <w:szCs w:val="24"/>
          <w:u w:color="FF0000"/>
        </w:rPr>
        <w:t>termination</w:t>
      </w:r>
      <w:r>
        <w:rPr>
          <w:color w:val="000000"/>
          <w:szCs w:val="24"/>
        </w:rPr>
        <w:t xml:space="preserve"> of this Agreement.</w:t>
      </w:r>
    </w:p>
    <w:p w14:paraId="0EADA955" w14:textId="459C3225" w:rsidR="00963746" w:rsidRDefault="00EB7AB8">
      <w:pPr>
        <w:pStyle w:val="Heading1"/>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 xml:space="preserve">DESTRUCTION </w:t>
      </w:r>
      <w:r w:rsidR="00D217ED">
        <w:rPr>
          <w:rFonts w:ascii="Times New Roman" w:hAnsi="Times New Roman"/>
          <w:color w:val="000000"/>
          <w:szCs w:val="24"/>
        </w:rPr>
        <w:t>of ConfiDential InfoRmation</w:t>
      </w:r>
    </w:p>
    <w:p w14:paraId="3745D7C1" w14:textId="6D6CDCD4" w:rsidR="00963746" w:rsidRDefault="001978BC">
      <w:pPr>
        <w:pStyle w:val="Heading2"/>
        <w:tabs>
          <w:tab w:val="clear" w:pos="720"/>
          <w:tab w:val="clear" w:pos="2160"/>
          <w:tab w:val="clear" w:pos="7380"/>
          <w:tab w:val="clear" w:pos="9360"/>
        </w:tabs>
        <w:rPr>
          <w:color w:val="000000"/>
          <w:szCs w:val="24"/>
        </w:rPr>
      </w:pPr>
      <w:bookmarkStart w:id="26" w:name="_Ref19528506"/>
      <w:r>
        <w:rPr>
          <w:color w:val="000000"/>
          <w:szCs w:val="24"/>
        </w:rPr>
        <w:t xml:space="preserve">On termination or </w:t>
      </w:r>
      <w:proofErr w:type="gramStart"/>
      <w:r>
        <w:rPr>
          <w:color w:val="000000"/>
          <w:szCs w:val="24"/>
        </w:rPr>
        <w:t>expiry</w:t>
      </w:r>
      <w:proofErr w:type="gramEnd"/>
      <w:r>
        <w:rPr>
          <w:color w:val="000000"/>
          <w:szCs w:val="24"/>
        </w:rPr>
        <w:t xml:space="preserve"> of this agreement</w:t>
      </w:r>
      <w:r w:rsidR="00D217ED">
        <w:rPr>
          <w:color w:val="000000"/>
          <w:szCs w:val="24"/>
        </w:rPr>
        <w:t xml:space="preserve">, the Receiving </w:t>
      </w:r>
      <w:r w:rsidR="00D217ED">
        <w:rPr>
          <w:color w:val="000000"/>
          <w:szCs w:val="24"/>
          <w:u w:color="FF0000"/>
        </w:rPr>
        <w:t>Party</w:t>
      </w:r>
      <w:r w:rsidR="00C8195E">
        <w:rPr>
          <w:color w:val="000000"/>
          <w:szCs w:val="24"/>
          <w:u w:color="FF0000"/>
        </w:rPr>
        <w:t xml:space="preserve"> </w:t>
      </w:r>
      <w:r w:rsidR="00D217ED">
        <w:rPr>
          <w:color w:val="000000"/>
          <w:szCs w:val="24"/>
        </w:rPr>
        <w:t>shall</w:t>
      </w:r>
      <w:ins w:id="27" w:author="Admin" w:date="2025-07-12T16:16:00Z" w16du:dateUtc="2025-07-12T10:46:00Z">
        <w:r w:rsidR="0067735D">
          <w:rPr>
            <w:color w:val="000000"/>
            <w:szCs w:val="24"/>
          </w:rPr>
          <w:t xml:space="preserve"> immediately</w:t>
        </w:r>
      </w:ins>
      <w:del w:id="28" w:author="Admin" w:date="2025-07-12T16:16:00Z" w16du:dateUtc="2025-07-12T10:46:00Z">
        <w:r w:rsidR="00C8195E" w:rsidDel="0067735D">
          <w:rPr>
            <w:color w:val="000000"/>
            <w:szCs w:val="24"/>
          </w:rPr>
          <w:delText xml:space="preserve"> as soon as practical</w:delText>
        </w:r>
        <w:r w:rsidR="00CE2E3C" w:rsidDel="0067735D">
          <w:rPr>
            <w:color w:val="000000"/>
            <w:szCs w:val="24"/>
          </w:rPr>
          <w:delText>,</w:delText>
        </w:r>
      </w:del>
      <w:r w:rsidR="00C8195E">
        <w:rPr>
          <w:color w:val="000000"/>
          <w:szCs w:val="24"/>
        </w:rPr>
        <w:t xml:space="preserve"> </w:t>
      </w:r>
      <w:r w:rsidR="00D217ED">
        <w:rPr>
          <w:color w:val="000000"/>
          <w:szCs w:val="24"/>
        </w:rPr>
        <w:t>destroy</w:t>
      </w:r>
      <w:ins w:id="29" w:author="Admin" w:date="2025-07-14T17:55:00Z" w16du:dateUtc="2025-07-14T12:25:00Z">
        <w:r w:rsidR="008108D9">
          <w:rPr>
            <w:color w:val="000000"/>
            <w:szCs w:val="24"/>
          </w:rPr>
          <w:t xml:space="preserve"> or return</w:t>
        </w:r>
      </w:ins>
      <w:r w:rsidR="00D217ED">
        <w:rPr>
          <w:color w:val="000000"/>
          <w:szCs w:val="24"/>
        </w:rPr>
        <w:t xml:space="preserve"> all Confidential Information in its possession</w:t>
      </w:r>
      <w:r w:rsidR="00CB1FDA">
        <w:rPr>
          <w:color w:val="000000"/>
          <w:szCs w:val="24"/>
        </w:rPr>
        <w:t>, to the satisfaction of the Disclosing Party</w:t>
      </w:r>
      <w:r w:rsidR="00D217ED">
        <w:rPr>
          <w:color w:val="000000"/>
          <w:szCs w:val="24"/>
        </w:rPr>
        <w:t>.</w:t>
      </w:r>
      <w:bookmarkEnd w:id="26"/>
      <w:r w:rsidR="00D217ED">
        <w:rPr>
          <w:color w:val="000000"/>
          <w:szCs w:val="24"/>
        </w:rPr>
        <w:t xml:space="preserve"> </w:t>
      </w:r>
    </w:p>
    <w:p w14:paraId="255AD96B" w14:textId="72A32CE7" w:rsidR="00722BC3" w:rsidRPr="00722BC3" w:rsidRDefault="00722BC3" w:rsidP="00722BC3">
      <w:pPr>
        <w:pStyle w:val="Heading2"/>
        <w:tabs>
          <w:tab w:val="clear" w:pos="720"/>
          <w:tab w:val="clear" w:pos="2160"/>
          <w:tab w:val="clear" w:pos="7380"/>
          <w:tab w:val="clear" w:pos="9360"/>
        </w:tabs>
      </w:pPr>
      <w:del w:id="30" w:author="Admin" w:date="2025-07-14T17:56:00Z" w16du:dateUtc="2025-07-14T12:26:00Z">
        <w:r w:rsidRPr="00722BC3" w:rsidDel="008108D9">
          <w:delText xml:space="preserve">The </w:delText>
        </w:r>
        <w:r w:rsidRPr="00722BC3" w:rsidDel="008108D9">
          <w:rPr>
            <w:color w:val="000000"/>
            <w:szCs w:val="24"/>
          </w:rPr>
          <w:delText>obligation</w:delText>
        </w:r>
        <w:r w:rsidRPr="00722BC3" w:rsidDel="008108D9">
          <w:delText xml:space="preserve"> to destroy any notes, analysis, reports or memorandum that may have been prepared by the </w:delText>
        </w:r>
        <w:r w:rsidR="001F219E" w:rsidDel="008108D9">
          <w:rPr>
            <w:color w:val="000000"/>
            <w:szCs w:val="24"/>
          </w:rPr>
          <w:delText>Receiving Party</w:delText>
        </w:r>
        <w:r w:rsidR="001F219E" w:rsidRPr="00722BC3" w:rsidDel="008108D9">
          <w:delText xml:space="preserve"> </w:delText>
        </w:r>
        <w:r w:rsidRPr="00722BC3" w:rsidDel="008108D9">
          <w:delText>or on its behalf based on the Confidential Information (“</w:delText>
        </w:r>
        <w:r w:rsidRPr="00722BC3" w:rsidDel="008108D9">
          <w:rPr>
            <w:b/>
          </w:rPr>
          <w:delText>Secondary Information</w:delText>
        </w:r>
        <w:r w:rsidRPr="00722BC3" w:rsidDel="008108D9">
          <w:delText>”) shall apply only to the extent that such Secondary Information contains Confidential Information.</w:delText>
        </w:r>
      </w:del>
    </w:p>
    <w:p w14:paraId="3C5FBF96" w14:textId="44CCE70A" w:rsidR="00893F42" w:rsidRPr="00893F42" w:rsidRDefault="00A11126" w:rsidP="002A7E3E">
      <w:pPr>
        <w:pStyle w:val="Heading2"/>
        <w:tabs>
          <w:tab w:val="clear" w:pos="720"/>
          <w:tab w:val="clear" w:pos="2160"/>
          <w:tab w:val="clear" w:pos="7380"/>
          <w:tab w:val="clear" w:pos="9360"/>
        </w:tabs>
        <w:rPr>
          <w:color w:val="000000"/>
          <w:szCs w:val="24"/>
        </w:rPr>
      </w:pPr>
      <w:bookmarkStart w:id="31" w:name="_Hlk110510295"/>
      <w:del w:id="32" w:author="Admin" w:date="2025-07-14T17:56:00Z" w16du:dateUtc="2025-07-14T12:26:00Z">
        <w:r w:rsidRPr="00A11126" w:rsidDel="008108D9">
          <w:rPr>
            <w:szCs w:val="24"/>
          </w:rPr>
          <w:delText>The obligations in</w:delText>
        </w:r>
        <w:r w:rsidR="00C3226D" w:rsidDel="008108D9">
          <w:rPr>
            <w:szCs w:val="24"/>
          </w:rPr>
          <w:delText xml:space="preserve"> this</w:delText>
        </w:r>
        <w:r w:rsidRPr="00A11126" w:rsidDel="008108D9">
          <w:rPr>
            <w:szCs w:val="24"/>
          </w:rPr>
          <w:delText xml:space="preserve"> </w:delText>
        </w:r>
        <w:r w:rsidR="00C3226D" w:rsidDel="008108D9">
          <w:rPr>
            <w:szCs w:val="24"/>
          </w:rPr>
          <w:delText>C</w:delText>
        </w:r>
        <w:r w:rsidDel="008108D9">
          <w:rPr>
            <w:szCs w:val="24"/>
          </w:rPr>
          <w:delText xml:space="preserve">lause </w:delText>
        </w:r>
        <w:r w:rsidR="000608A9" w:rsidDel="008108D9">
          <w:rPr>
            <w:szCs w:val="24"/>
          </w:rPr>
          <w:delText xml:space="preserve">6 </w:delText>
        </w:r>
        <w:r w:rsidRPr="00A11126" w:rsidDel="008108D9">
          <w:rPr>
            <w:szCs w:val="24"/>
          </w:rPr>
          <w:delText>shall not apply t</w:delText>
        </w:r>
        <w:r w:rsidR="00C8195E" w:rsidDel="008108D9">
          <w:rPr>
            <w:szCs w:val="24"/>
          </w:rPr>
          <w:delText xml:space="preserve">o </w:delText>
        </w:r>
        <w:r w:rsidRPr="00A11126" w:rsidDel="008108D9">
          <w:rPr>
            <w:szCs w:val="24"/>
          </w:rPr>
          <w:delText xml:space="preserve">the retention of Confidential Information by </w:delText>
        </w:r>
        <w:r w:rsidDel="008108D9">
          <w:rPr>
            <w:szCs w:val="24"/>
          </w:rPr>
          <w:delText xml:space="preserve">the </w:delText>
        </w:r>
        <w:r w:rsidR="001F219E" w:rsidDel="008108D9">
          <w:rPr>
            <w:color w:val="000000"/>
            <w:szCs w:val="24"/>
          </w:rPr>
          <w:delText>Receiving Party</w:delText>
        </w:r>
        <w:r w:rsidR="001F219E" w:rsidRPr="00A11126" w:rsidDel="008108D9">
          <w:rPr>
            <w:szCs w:val="24"/>
          </w:rPr>
          <w:delText xml:space="preserve"> </w:delText>
        </w:r>
        <w:r w:rsidRPr="00A11126" w:rsidDel="008108D9">
          <w:rPr>
            <w:szCs w:val="24"/>
          </w:rPr>
          <w:delText xml:space="preserve">and </w:delText>
        </w:r>
        <w:r w:rsidDel="008108D9">
          <w:rPr>
            <w:szCs w:val="24"/>
          </w:rPr>
          <w:delText>its</w:delText>
        </w:r>
        <w:r w:rsidRPr="00A11126" w:rsidDel="008108D9">
          <w:rPr>
            <w:szCs w:val="24"/>
          </w:rPr>
          <w:delText xml:space="preserve"> Representatives to the extent that </w:delText>
        </w:r>
        <w:r w:rsidDel="008108D9">
          <w:rPr>
            <w:szCs w:val="24"/>
          </w:rPr>
          <w:delText xml:space="preserve">the </w:delText>
        </w:r>
        <w:r w:rsidR="001F219E" w:rsidDel="008108D9">
          <w:rPr>
            <w:color w:val="000000"/>
            <w:szCs w:val="24"/>
          </w:rPr>
          <w:delText>Receiving Party</w:delText>
        </w:r>
        <w:r w:rsidR="001F219E" w:rsidRPr="00A11126" w:rsidDel="008108D9">
          <w:rPr>
            <w:szCs w:val="24"/>
          </w:rPr>
          <w:delText xml:space="preserve"> </w:delText>
        </w:r>
        <w:r w:rsidRPr="00A11126" w:rsidDel="008108D9">
          <w:rPr>
            <w:szCs w:val="24"/>
          </w:rPr>
          <w:delText xml:space="preserve">or </w:delText>
        </w:r>
        <w:r w:rsidDel="008108D9">
          <w:rPr>
            <w:szCs w:val="24"/>
          </w:rPr>
          <w:delText>its Representatives</w:delText>
        </w:r>
        <w:r w:rsidRPr="00A11126" w:rsidDel="008108D9">
          <w:rPr>
            <w:szCs w:val="24"/>
          </w:rPr>
          <w:delText xml:space="preserve"> are required to retain such information by bona fide internal compliance </w:delText>
        </w:r>
        <w:r w:rsidR="001978BC" w:rsidDel="008108D9">
          <w:rPr>
            <w:szCs w:val="24"/>
          </w:rPr>
          <w:delText>for meeting any requirements under applicable law</w:delText>
        </w:r>
        <w:r w:rsidRPr="00A11126" w:rsidDel="008108D9">
          <w:rPr>
            <w:szCs w:val="24"/>
          </w:rPr>
          <w:delText xml:space="preserve"> or by any competent regulatory body to which </w:delText>
        </w:r>
        <w:r w:rsidDel="008108D9">
          <w:rPr>
            <w:szCs w:val="24"/>
          </w:rPr>
          <w:delText xml:space="preserve">the </w:delText>
        </w:r>
        <w:r w:rsidR="001F219E" w:rsidDel="008108D9">
          <w:rPr>
            <w:color w:val="000000"/>
            <w:szCs w:val="24"/>
          </w:rPr>
          <w:delText>Receiving Party</w:delText>
        </w:r>
        <w:r w:rsidR="001F219E" w:rsidRPr="00A11126" w:rsidDel="008108D9">
          <w:rPr>
            <w:szCs w:val="24"/>
          </w:rPr>
          <w:delText xml:space="preserve"> </w:delText>
        </w:r>
        <w:r w:rsidRPr="00A11126" w:rsidDel="008108D9">
          <w:rPr>
            <w:szCs w:val="24"/>
          </w:rPr>
          <w:delText>submit.</w:delText>
        </w:r>
      </w:del>
      <w:bookmarkEnd w:id="31"/>
    </w:p>
    <w:p w14:paraId="0D72D198" w14:textId="55AD296D" w:rsidR="00963746" w:rsidRDefault="00D217ED">
      <w:pPr>
        <w:pStyle w:val="Heading1"/>
        <w:tabs>
          <w:tab w:val="clear" w:pos="720"/>
          <w:tab w:val="clear" w:pos="900"/>
          <w:tab w:val="clear" w:pos="2700"/>
          <w:tab w:val="clear" w:pos="7110"/>
          <w:tab w:val="clear" w:pos="7200"/>
        </w:tabs>
        <w:rPr>
          <w:rFonts w:ascii="Times New Roman" w:hAnsi="Times New Roman"/>
          <w:color w:val="000000"/>
          <w:szCs w:val="24"/>
        </w:rPr>
      </w:pPr>
      <w:r>
        <w:rPr>
          <w:rFonts w:ascii="Times New Roman" w:hAnsi="Times New Roman"/>
          <w:color w:val="000000"/>
          <w:szCs w:val="24"/>
        </w:rPr>
        <w:t>General</w:t>
      </w:r>
    </w:p>
    <w:p w14:paraId="08DF7CD4" w14:textId="3DEDE58D"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This Agreement shall be governed by and construed in accordance with the laws of </w:t>
      </w:r>
      <w:r>
        <w:rPr>
          <w:color w:val="000000"/>
          <w:szCs w:val="24"/>
          <w:u w:color="FF0000"/>
        </w:rPr>
        <w:t>India</w:t>
      </w:r>
      <w:r w:rsidR="00F63EC2">
        <w:rPr>
          <w:color w:val="000000"/>
          <w:szCs w:val="24"/>
          <w:u w:color="FF0000"/>
        </w:rPr>
        <w:t>.</w:t>
      </w:r>
    </w:p>
    <w:p w14:paraId="00C484DF" w14:textId="10F80879" w:rsidR="00963746" w:rsidRDefault="00B57A6B">
      <w:pPr>
        <w:pStyle w:val="Heading2"/>
        <w:tabs>
          <w:tab w:val="clear" w:pos="720"/>
          <w:tab w:val="clear" w:pos="2160"/>
          <w:tab w:val="clear" w:pos="7380"/>
          <w:tab w:val="clear" w:pos="9360"/>
        </w:tabs>
        <w:rPr>
          <w:color w:val="000000"/>
          <w:szCs w:val="24"/>
        </w:rPr>
      </w:pPr>
      <w:ins w:id="33" w:author="Admin" w:date="2025-07-14T18:02:00Z" w16du:dateUtc="2025-07-14T12:32:00Z">
        <w:r w:rsidRPr="00B57A6B">
          <w:rPr>
            <w:color w:val="000000"/>
            <w:szCs w:val="24"/>
          </w:rPr>
          <w:t xml:space="preserve">This </w:t>
        </w:r>
        <w:r w:rsidRPr="00B57A6B">
          <w:rPr>
            <w:color w:val="000000"/>
            <w:szCs w:val="24"/>
          </w:rPr>
          <w:t>A</w:t>
        </w:r>
        <w:r w:rsidRPr="00B57A6B">
          <w:rPr>
            <w:color w:val="000000"/>
            <w:szCs w:val="24"/>
          </w:rPr>
          <w:t xml:space="preserve">greement shall be construed in accordance with and controlled by the laws of India.  Parties agree that the courts of Mumbai shall have exclusive subject matter and personal jurisdiction to determine all disputes surrounding this agreement and disclosure of Confidential Information hereunder. </w:t>
        </w:r>
      </w:ins>
      <w:r w:rsidR="00D217ED">
        <w:rPr>
          <w:color w:val="000000"/>
          <w:szCs w:val="24"/>
        </w:rPr>
        <w:t xml:space="preserve">The Receiving </w:t>
      </w:r>
      <w:r w:rsidR="00D217ED">
        <w:rPr>
          <w:color w:val="000000"/>
          <w:szCs w:val="24"/>
          <w:u w:color="FF0000"/>
        </w:rPr>
        <w:t xml:space="preserve">Party </w:t>
      </w:r>
      <w:r w:rsidR="00D217ED">
        <w:rPr>
          <w:color w:val="000000"/>
          <w:szCs w:val="24"/>
        </w:rPr>
        <w:t xml:space="preserve">agrees that the breach of the provisions of this Agreement by the Receiving </w:t>
      </w:r>
      <w:r w:rsidR="00D217ED">
        <w:rPr>
          <w:color w:val="000000"/>
          <w:szCs w:val="24"/>
          <w:u w:color="FF0000"/>
        </w:rPr>
        <w:t>Party</w:t>
      </w:r>
      <w:r w:rsidR="00D217ED">
        <w:rPr>
          <w:color w:val="000000"/>
          <w:szCs w:val="24"/>
        </w:rPr>
        <w:t xml:space="preserve"> </w:t>
      </w:r>
      <w:r w:rsidR="00DD75E8">
        <w:rPr>
          <w:color w:val="000000"/>
          <w:szCs w:val="24"/>
        </w:rPr>
        <w:t xml:space="preserve">may </w:t>
      </w:r>
      <w:r w:rsidR="00D217ED">
        <w:rPr>
          <w:color w:val="000000"/>
          <w:szCs w:val="24"/>
        </w:rPr>
        <w:t xml:space="preserve">cause the Disclosing </w:t>
      </w:r>
      <w:r w:rsidR="00D217ED">
        <w:rPr>
          <w:color w:val="000000"/>
          <w:szCs w:val="24"/>
          <w:u w:color="FF0000"/>
        </w:rPr>
        <w:t xml:space="preserve">Party </w:t>
      </w:r>
      <w:r w:rsidR="00D217ED">
        <w:rPr>
          <w:color w:val="000000"/>
          <w:szCs w:val="24"/>
        </w:rPr>
        <w:t xml:space="preserve">and its </w:t>
      </w:r>
      <w:r w:rsidR="001978BC">
        <w:rPr>
          <w:color w:val="000000"/>
          <w:szCs w:val="24"/>
        </w:rPr>
        <w:t>Affiliates</w:t>
      </w:r>
      <w:r w:rsidR="00D217ED">
        <w:rPr>
          <w:color w:val="000000"/>
          <w:szCs w:val="24"/>
        </w:rPr>
        <w:t xml:space="preserve"> irreparable damage for which recovery of money</w:t>
      </w:r>
      <w:r w:rsidR="0068179C">
        <w:rPr>
          <w:color w:val="000000"/>
          <w:szCs w:val="24"/>
        </w:rPr>
        <w:t>/</w:t>
      </w:r>
      <w:r w:rsidR="00D217ED">
        <w:rPr>
          <w:color w:val="000000"/>
          <w:szCs w:val="24"/>
        </w:rPr>
        <w:t xml:space="preserve">damages </w:t>
      </w:r>
      <w:r w:rsidR="00DD75E8">
        <w:rPr>
          <w:color w:val="000000"/>
          <w:szCs w:val="24"/>
        </w:rPr>
        <w:t xml:space="preserve">may </w:t>
      </w:r>
      <w:r w:rsidR="00D217ED">
        <w:rPr>
          <w:color w:val="000000"/>
          <w:szCs w:val="24"/>
        </w:rPr>
        <w:t>be inadequate</w:t>
      </w:r>
      <w:r w:rsidR="008136F8">
        <w:rPr>
          <w:color w:val="000000"/>
          <w:szCs w:val="24"/>
        </w:rPr>
        <w:t xml:space="preserve"> relief</w:t>
      </w:r>
      <w:r w:rsidR="00D217ED">
        <w:rPr>
          <w:color w:val="000000"/>
          <w:szCs w:val="24"/>
        </w:rPr>
        <w:t xml:space="preserve">. The Disclosing </w:t>
      </w:r>
      <w:r w:rsidR="00D217ED">
        <w:rPr>
          <w:color w:val="000000"/>
          <w:szCs w:val="24"/>
          <w:u w:color="FF0000"/>
        </w:rPr>
        <w:t>Party</w:t>
      </w:r>
      <w:r w:rsidR="00D217ED">
        <w:rPr>
          <w:color w:val="000000"/>
          <w:szCs w:val="24"/>
        </w:rPr>
        <w:t xml:space="preserve"> shall, therefore, be </w:t>
      </w:r>
      <w:r w:rsidR="00D217ED">
        <w:rPr>
          <w:color w:val="000000"/>
          <w:szCs w:val="24"/>
        </w:rPr>
        <w:lastRenderedPageBreak/>
        <w:t xml:space="preserve">entitled to seek timely injunctive relief to protect </w:t>
      </w:r>
      <w:r w:rsidR="00D217ED">
        <w:rPr>
          <w:color w:val="000000"/>
          <w:szCs w:val="24"/>
          <w:u w:color="FF0000"/>
        </w:rPr>
        <w:t>its</w:t>
      </w:r>
      <w:r w:rsidR="00D217ED">
        <w:rPr>
          <w:color w:val="000000"/>
          <w:szCs w:val="24"/>
        </w:rPr>
        <w:t xml:space="preserve"> rights under this Agreement in addition to any and all remedies available at law or in equity. The Receiving </w:t>
      </w:r>
      <w:r w:rsidR="00D217ED">
        <w:rPr>
          <w:color w:val="000000"/>
          <w:szCs w:val="24"/>
          <w:u w:color="FF0000"/>
        </w:rPr>
        <w:t xml:space="preserve">Party </w:t>
      </w:r>
      <w:r w:rsidR="00D217ED">
        <w:rPr>
          <w:color w:val="000000"/>
          <w:szCs w:val="24"/>
        </w:rPr>
        <w:t xml:space="preserve">further acknowledges that the Disclosing </w:t>
      </w:r>
      <w:r w:rsidR="00D217ED">
        <w:rPr>
          <w:color w:val="000000"/>
          <w:szCs w:val="24"/>
          <w:u w:color="FF0000"/>
        </w:rPr>
        <w:t xml:space="preserve">Party </w:t>
      </w:r>
      <w:r w:rsidR="00DD75E8">
        <w:rPr>
          <w:color w:val="000000"/>
          <w:szCs w:val="24"/>
        </w:rPr>
        <w:t xml:space="preserve">may be </w:t>
      </w:r>
      <w:r w:rsidR="00D217ED">
        <w:rPr>
          <w:color w:val="000000"/>
          <w:szCs w:val="24"/>
        </w:rPr>
        <w:t xml:space="preserve">entitled to specific performance and injunctive relief, as may be appropriate, as a remedy for any breach or threatened breach of those obligations by the Receiving </w:t>
      </w:r>
      <w:r w:rsidR="00D217ED">
        <w:rPr>
          <w:color w:val="000000"/>
          <w:szCs w:val="24"/>
          <w:u w:color="FF0000"/>
        </w:rPr>
        <w:t>Party</w:t>
      </w:r>
      <w:r w:rsidR="00D217ED">
        <w:rPr>
          <w:color w:val="000000"/>
          <w:szCs w:val="24"/>
        </w:rPr>
        <w:t xml:space="preserve">, in addition to any other remedies available to the Disclosing </w:t>
      </w:r>
      <w:r w:rsidR="00D217ED">
        <w:rPr>
          <w:color w:val="000000"/>
          <w:szCs w:val="24"/>
          <w:u w:color="FF0000"/>
        </w:rPr>
        <w:t>Party</w:t>
      </w:r>
      <w:r w:rsidR="00D217ED">
        <w:rPr>
          <w:color w:val="000000"/>
          <w:szCs w:val="24"/>
        </w:rPr>
        <w:t xml:space="preserve"> in law or in equity. The provisions of this Clause </w:t>
      </w:r>
      <w:r w:rsidR="000608A9">
        <w:rPr>
          <w:color w:val="000000"/>
          <w:szCs w:val="24"/>
        </w:rPr>
        <w:t>7</w:t>
      </w:r>
      <w:r w:rsidR="00D217ED">
        <w:rPr>
          <w:color w:val="000000"/>
          <w:szCs w:val="24"/>
        </w:rPr>
        <w:t>.</w:t>
      </w:r>
      <w:r w:rsidR="00A91F76">
        <w:rPr>
          <w:color w:val="000000"/>
          <w:szCs w:val="24"/>
        </w:rPr>
        <w:t>2</w:t>
      </w:r>
      <w:r w:rsidR="00D217ED">
        <w:rPr>
          <w:color w:val="000000"/>
          <w:szCs w:val="24"/>
        </w:rPr>
        <w:t xml:space="preserve"> shall survive the termination of this Agreement.</w:t>
      </w:r>
    </w:p>
    <w:p w14:paraId="0E2A06CD" w14:textId="1EA6CE6B" w:rsidR="00CB1FDA" w:rsidDel="008108D9" w:rsidRDefault="00F63EC2" w:rsidP="00CB1FDA">
      <w:pPr>
        <w:pStyle w:val="Heading2"/>
        <w:rPr>
          <w:del w:id="34" w:author="Admin" w:date="2025-07-14T18:00:00Z" w16du:dateUtc="2025-07-14T12:30:00Z"/>
          <w:color w:val="000000"/>
          <w:szCs w:val="24"/>
        </w:rPr>
      </w:pPr>
      <w:del w:id="35" w:author="Admin" w:date="2025-07-14T18:00:00Z" w16du:dateUtc="2025-07-14T12:30:00Z">
        <w:r w:rsidDel="008108D9">
          <w:rPr>
            <w:color w:val="000000"/>
            <w:szCs w:val="24"/>
          </w:rPr>
          <w:delText>Any dispute, difference, controversy or claim arising out of or relating to or in connection with this Agreement (the “</w:delText>
        </w:r>
        <w:r w:rsidDel="008108D9">
          <w:rPr>
            <w:b/>
            <w:color w:val="000000"/>
            <w:szCs w:val="24"/>
          </w:rPr>
          <w:delText>Dispute</w:delText>
        </w:r>
        <w:r w:rsidDel="008108D9">
          <w:rPr>
            <w:color w:val="000000"/>
            <w:szCs w:val="24"/>
          </w:rPr>
          <w:delText>”)</w:delText>
        </w:r>
        <w:r w:rsidR="00CB1FDA" w:rsidRPr="00CB1FDA" w:rsidDel="008108D9">
          <w:rPr>
            <w:color w:val="000000"/>
            <w:szCs w:val="24"/>
          </w:rPr>
          <w:delText>, including any question regarding its existence, validity or termination, shall be referred to and finally resolved by arbitration in accordance with the Arbitration Rules of the Mumbai Centre for International Arbitration (“</w:delText>
        </w:r>
        <w:r w:rsidR="00CB1FDA" w:rsidRPr="00F63EC2" w:rsidDel="008108D9">
          <w:rPr>
            <w:b/>
            <w:color w:val="000000"/>
            <w:szCs w:val="24"/>
          </w:rPr>
          <w:delText>MCIA Rules</w:delText>
        </w:r>
        <w:r w:rsidR="00CB1FDA" w:rsidRPr="00CB1FDA" w:rsidDel="008108D9">
          <w:rPr>
            <w:color w:val="000000"/>
            <w:szCs w:val="24"/>
          </w:rPr>
          <w:delText>”), which rules are deemed to be incorporated by reference in this clause</w:delText>
        </w:r>
        <w:r w:rsidDel="008108D9">
          <w:rPr>
            <w:color w:val="000000"/>
            <w:szCs w:val="24"/>
          </w:rPr>
          <w:delText>:</w:delText>
        </w:r>
      </w:del>
    </w:p>
    <w:p w14:paraId="7D53AB41" w14:textId="5631C511" w:rsidR="00CB1FDA" w:rsidRPr="00CB1FDA" w:rsidDel="008108D9" w:rsidRDefault="00CB1FDA" w:rsidP="00F63EC2">
      <w:pPr>
        <w:pStyle w:val="Heading3"/>
        <w:numPr>
          <w:ilvl w:val="3"/>
          <w:numId w:val="1"/>
        </w:numPr>
        <w:rPr>
          <w:del w:id="36" w:author="Admin" w:date="2025-07-14T18:00:00Z" w16du:dateUtc="2025-07-14T12:30:00Z"/>
        </w:rPr>
      </w:pPr>
      <w:del w:id="37" w:author="Admin" w:date="2025-07-14T18:00:00Z" w16du:dateUtc="2025-07-14T12:30:00Z">
        <w:r w:rsidRPr="00CB1FDA" w:rsidDel="008108D9">
          <w:delText xml:space="preserve">The seat of the arbitration shall be </w:delText>
        </w:r>
        <w:r w:rsidR="0068179C" w:rsidDel="008108D9">
          <w:delText xml:space="preserve">New </w:delText>
        </w:r>
        <w:r w:rsidR="00E059C6" w:rsidDel="008108D9">
          <w:delText>Delhi</w:delText>
        </w:r>
        <w:r w:rsidRPr="00CB1FDA" w:rsidDel="008108D9">
          <w:delText>.</w:delText>
        </w:r>
      </w:del>
    </w:p>
    <w:p w14:paraId="0DDDDE94" w14:textId="328359D6" w:rsidR="00CB1FDA" w:rsidRPr="00CB1FDA" w:rsidDel="008108D9" w:rsidRDefault="00F63EC2" w:rsidP="00F63EC2">
      <w:pPr>
        <w:pStyle w:val="Heading3"/>
        <w:numPr>
          <w:ilvl w:val="3"/>
          <w:numId w:val="1"/>
        </w:numPr>
        <w:rPr>
          <w:del w:id="38" w:author="Admin" w:date="2025-07-14T18:00:00Z" w16du:dateUtc="2025-07-14T12:30:00Z"/>
          <w:color w:val="000000"/>
          <w:szCs w:val="24"/>
        </w:rPr>
      </w:pPr>
      <w:del w:id="39" w:author="Admin" w:date="2025-07-14T18:00:00Z" w16du:dateUtc="2025-07-14T12:30:00Z">
        <w:r w:rsidDel="008108D9">
          <w:rPr>
            <w:color w:val="000000"/>
            <w:szCs w:val="24"/>
          </w:rPr>
          <w:delText xml:space="preserve">The tribunal shall consist of </w:delText>
        </w:r>
        <w:r w:rsidR="00CB1FDA" w:rsidRPr="00CB1FDA" w:rsidDel="008108D9">
          <w:rPr>
            <w:color w:val="000000"/>
            <w:szCs w:val="24"/>
          </w:rPr>
          <w:delText>three</w:delText>
        </w:r>
        <w:r w:rsidDel="008108D9">
          <w:rPr>
            <w:color w:val="000000"/>
            <w:szCs w:val="24"/>
          </w:rPr>
          <w:delText xml:space="preserve"> arbitrator</w:delText>
        </w:r>
        <w:r w:rsidR="00CB1FDA" w:rsidRPr="00CB1FDA" w:rsidDel="008108D9">
          <w:rPr>
            <w:color w:val="000000"/>
            <w:szCs w:val="24"/>
          </w:rPr>
          <w:delText>s</w:delText>
        </w:r>
        <w:r w:rsidDel="008108D9">
          <w:rPr>
            <w:color w:val="000000"/>
            <w:szCs w:val="24"/>
          </w:rPr>
          <w:delText xml:space="preserve"> (one to be appointed by each disputing Party and the third arbitrator to be appointed by the two appointed arbitrators)</w:delText>
        </w:r>
        <w:r w:rsidR="00CB1FDA" w:rsidRPr="00CB1FDA" w:rsidDel="008108D9">
          <w:rPr>
            <w:color w:val="000000"/>
            <w:szCs w:val="24"/>
          </w:rPr>
          <w:delText>.</w:delText>
        </w:r>
      </w:del>
    </w:p>
    <w:p w14:paraId="13B09CAD" w14:textId="2C3FDFBB" w:rsidR="00CB1FDA" w:rsidRPr="00CB1FDA" w:rsidDel="008108D9" w:rsidRDefault="00CB1FDA" w:rsidP="00F63EC2">
      <w:pPr>
        <w:pStyle w:val="Heading3"/>
        <w:numPr>
          <w:ilvl w:val="3"/>
          <w:numId w:val="1"/>
        </w:numPr>
        <w:rPr>
          <w:del w:id="40" w:author="Admin" w:date="2025-07-14T18:00:00Z" w16du:dateUtc="2025-07-14T12:30:00Z"/>
          <w:color w:val="000000"/>
          <w:szCs w:val="24"/>
        </w:rPr>
      </w:pPr>
      <w:del w:id="41" w:author="Admin" w:date="2025-07-14T18:00:00Z" w16du:dateUtc="2025-07-14T12:30:00Z">
        <w:r w:rsidRPr="00CB1FDA" w:rsidDel="008108D9">
          <w:rPr>
            <w:color w:val="000000"/>
            <w:szCs w:val="24"/>
          </w:rPr>
          <w:delText xml:space="preserve">The language of the </w:delText>
        </w:r>
        <w:r w:rsidRPr="00F63EC2" w:rsidDel="008108D9">
          <w:delText>arbitration</w:delText>
        </w:r>
        <w:r w:rsidRPr="00CB1FDA" w:rsidDel="008108D9">
          <w:rPr>
            <w:color w:val="000000"/>
            <w:szCs w:val="24"/>
          </w:rPr>
          <w:delText xml:space="preserve"> shall be </w:delText>
        </w:r>
        <w:r w:rsidR="00F63EC2" w:rsidDel="008108D9">
          <w:rPr>
            <w:color w:val="000000"/>
            <w:szCs w:val="24"/>
          </w:rPr>
          <w:delText>English</w:delText>
        </w:r>
        <w:r w:rsidRPr="00CB1FDA" w:rsidDel="008108D9">
          <w:rPr>
            <w:color w:val="000000"/>
            <w:szCs w:val="24"/>
          </w:rPr>
          <w:delText>.</w:delText>
        </w:r>
      </w:del>
    </w:p>
    <w:p w14:paraId="79774234" w14:textId="2381E392" w:rsidR="00CB1FDA" w:rsidRPr="00CB1FDA" w:rsidDel="008108D9" w:rsidRDefault="00CB1FDA" w:rsidP="00F63EC2">
      <w:pPr>
        <w:pStyle w:val="Heading3"/>
        <w:numPr>
          <w:ilvl w:val="3"/>
          <w:numId w:val="1"/>
        </w:numPr>
        <w:rPr>
          <w:del w:id="42" w:author="Admin" w:date="2025-07-14T18:00:00Z" w16du:dateUtc="2025-07-14T12:30:00Z"/>
          <w:color w:val="000000"/>
          <w:szCs w:val="24"/>
        </w:rPr>
      </w:pPr>
      <w:del w:id="43" w:author="Admin" w:date="2025-07-14T18:00:00Z" w16du:dateUtc="2025-07-14T12:30:00Z">
        <w:r w:rsidRPr="00CB1FDA" w:rsidDel="008108D9">
          <w:rPr>
            <w:color w:val="000000"/>
            <w:szCs w:val="24"/>
          </w:rPr>
          <w:delText>The law governing th</w:delText>
        </w:r>
        <w:r w:rsidR="00F63EC2" w:rsidDel="008108D9">
          <w:rPr>
            <w:color w:val="000000"/>
            <w:szCs w:val="24"/>
          </w:rPr>
          <w:delText xml:space="preserve">e </w:delText>
        </w:r>
        <w:r w:rsidRPr="00F63EC2" w:rsidDel="008108D9">
          <w:delText>arbitration</w:delText>
        </w:r>
        <w:r w:rsidR="00F63EC2" w:rsidDel="008108D9">
          <w:rPr>
            <w:color w:val="000000"/>
            <w:szCs w:val="24"/>
          </w:rPr>
          <w:delText xml:space="preserve"> </w:delText>
        </w:r>
        <w:r w:rsidRPr="00CB1FDA" w:rsidDel="008108D9">
          <w:rPr>
            <w:color w:val="000000"/>
            <w:szCs w:val="24"/>
          </w:rPr>
          <w:delText xml:space="preserve">shall be </w:delText>
        </w:r>
        <w:r w:rsidR="00F63EC2" w:rsidDel="008108D9">
          <w:rPr>
            <w:color w:val="000000"/>
            <w:szCs w:val="24"/>
          </w:rPr>
          <w:delText xml:space="preserve">Indian laws. </w:delText>
        </w:r>
      </w:del>
    </w:p>
    <w:p w14:paraId="31A3E9E1" w14:textId="7E906586" w:rsidR="00963746" w:rsidRDefault="00D217ED" w:rsidP="0068179C">
      <w:pPr>
        <w:pStyle w:val="Heading2"/>
        <w:numPr>
          <w:ilvl w:val="0"/>
          <w:numId w:val="0"/>
        </w:numPr>
        <w:tabs>
          <w:tab w:val="clear" w:pos="2160"/>
          <w:tab w:val="clear" w:pos="7380"/>
          <w:tab w:val="clear" w:pos="9360"/>
        </w:tabs>
        <w:ind w:left="720"/>
        <w:rPr>
          <w:color w:val="000000"/>
          <w:szCs w:val="24"/>
        </w:rPr>
      </w:pPr>
      <w:r>
        <w:rPr>
          <w:color w:val="000000"/>
          <w:szCs w:val="24"/>
        </w:rPr>
        <w:t>This Agreement shall bind the successors</w:t>
      </w:r>
      <w:r w:rsidR="00F63EC2">
        <w:rPr>
          <w:color w:val="000000"/>
          <w:szCs w:val="24"/>
        </w:rPr>
        <w:t>/assigns</w:t>
      </w:r>
      <w:r>
        <w:rPr>
          <w:color w:val="000000"/>
          <w:szCs w:val="24"/>
        </w:rPr>
        <w:t xml:space="preserve"> of each of the Disclosing Party and the Receiving Party. </w:t>
      </w:r>
    </w:p>
    <w:p w14:paraId="785025CA"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This Agreement may be amended or supplemented only by an amendment in writing that is signed by the Parties.</w:t>
      </w:r>
    </w:p>
    <w:p w14:paraId="35C6BA68"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No term or provision hereof will be considered waived by the Disclosing </w:t>
      </w:r>
      <w:r>
        <w:rPr>
          <w:color w:val="000000"/>
          <w:szCs w:val="24"/>
          <w:u w:color="FF0000"/>
        </w:rPr>
        <w:t>Party</w:t>
      </w:r>
      <w:r>
        <w:rPr>
          <w:color w:val="000000"/>
          <w:szCs w:val="24"/>
        </w:rPr>
        <w:t xml:space="preserve">, and no breach excused by </w:t>
      </w:r>
      <w:r>
        <w:rPr>
          <w:color w:val="000000"/>
          <w:szCs w:val="24"/>
          <w:u w:color="FF0000"/>
        </w:rPr>
        <w:t>it</w:t>
      </w:r>
      <w:r>
        <w:rPr>
          <w:color w:val="000000"/>
          <w:szCs w:val="24"/>
        </w:rPr>
        <w:t xml:space="preserve">, unless such waiver or consent is in writing signed by the Disclosing </w:t>
      </w:r>
      <w:r>
        <w:rPr>
          <w:color w:val="000000"/>
          <w:szCs w:val="24"/>
          <w:u w:color="FF0000"/>
        </w:rPr>
        <w:t>Party</w:t>
      </w:r>
      <w:r>
        <w:rPr>
          <w:color w:val="000000"/>
          <w:szCs w:val="24"/>
        </w:rPr>
        <w:t xml:space="preserve">. No consent to, or waiver of, a breach by the Disclosing </w:t>
      </w:r>
      <w:r>
        <w:rPr>
          <w:color w:val="000000"/>
          <w:szCs w:val="24"/>
          <w:u w:color="FF0000"/>
        </w:rPr>
        <w:t>Party</w:t>
      </w:r>
      <w:r>
        <w:rPr>
          <w:color w:val="000000"/>
          <w:szCs w:val="24"/>
        </w:rPr>
        <w:t xml:space="preserve">, whether express or implied, will constitute a consent to, waiver of, or excuse of any other, different, or subsequent breach by the Receiving </w:t>
      </w:r>
      <w:r>
        <w:rPr>
          <w:color w:val="000000"/>
          <w:szCs w:val="24"/>
          <w:u w:color="FF0000"/>
        </w:rPr>
        <w:t>Party or its</w:t>
      </w:r>
      <w:r>
        <w:rPr>
          <w:color w:val="000000"/>
          <w:szCs w:val="24"/>
        </w:rPr>
        <w:t xml:space="preserve"> Representatives.</w:t>
      </w:r>
    </w:p>
    <w:p w14:paraId="23EA03B8"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If any part of this Agreement is found invalid or unenforceable, that part will be amended to achieve as nearly as possible the same economic and legal effect as the original provision and the remainder of this Agreement will remain in full force.</w:t>
      </w:r>
    </w:p>
    <w:p w14:paraId="639D7ED0" w14:textId="77777777" w:rsidR="00963746" w:rsidRDefault="00D217ED">
      <w:pPr>
        <w:pStyle w:val="Heading2"/>
        <w:tabs>
          <w:tab w:val="clear" w:pos="720"/>
          <w:tab w:val="clear" w:pos="2160"/>
          <w:tab w:val="clear" w:pos="7380"/>
          <w:tab w:val="clear" w:pos="9360"/>
        </w:tabs>
        <w:rPr>
          <w:color w:val="000000"/>
          <w:szCs w:val="24"/>
        </w:rPr>
      </w:pPr>
      <w:r>
        <w:rPr>
          <w:color w:val="000000"/>
          <w:szCs w:val="24"/>
        </w:rPr>
        <w:t xml:space="preserve">This Agreement constitutes the entire agreement between the parties relating to this subject matter and supersedes all prior or simultaneous representations, discussions, negotiations, and agreements, whether written or oral. </w:t>
      </w:r>
    </w:p>
    <w:p w14:paraId="2C16CAA7" w14:textId="77777777" w:rsidR="00963746" w:rsidRDefault="00D217ED">
      <w:pPr>
        <w:pStyle w:val="Heading1"/>
        <w:tabs>
          <w:tab w:val="clear" w:pos="720"/>
          <w:tab w:val="clear" w:pos="900"/>
          <w:tab w:val="clear" w:pos="2700"/>
          <w:tab w:val="clear" w:pos="7110"/>
          <w:tab w:val="clear" w:pos="7200"/>
        </w:tabs>
        <w:rPr>
          <w:rFonts w:ascii="Times New Roman" w:hAnsi="Times New Roman"/>
          <w:color w:val="000000"/>
          <w:szCs w:val="24"/>
          <w:u w:val="single"/>
        </w:rPr>
      </w:pPr>
      <w:r>
        <w:rPr>
          <w:rFonts w:ascii="Times New Roman" w:hAnsi="Times New Roman"/>
          <w:color w:val="000000"/>
          <w:szCs w:val="24"/>
        </w:rPr>
        <w:t>Notices</w:t>
      </w:r>
    </w:p>
    <w:p w14:paraId="01694163" w14:textId="4C226FF9" w:rsidR="00963746" w:rsidRDefault="00D217ED">
      <w:pPr>
        <w:pStyle w:val="Heading2"/>
        <w:tabs>
          <w:tab w:val="clear" w:pos="720"/>
          <w:tab w:val="clear" w:pos="2160"/>
          <w:tab w:val="clear" w:pos="7380"/>
          <w:tab w:val="clear" w:pos="9360"/>
        </w:tabs>
        <w:rPr>
          <w:rFonts w:eastAsia="PMingLiU"/>
          <w:color w:val="000000"/>
          <w:szCs w:val="24"/>
          <w:lang w:val="en-GB"/>
        </w:rPr>
      </w:pPr>
      <w:r>
        <w:rPr>
          <w:rFonts w:eastAsia="PMingLiU"/>
          <w:color w:val="000000"/>
          <w:szCs w:val="24"/>
          <w:lang w:val="en-GB"/>
        </w:rPr>
        <w:t xml:space="preserve">All notices, statements or other communication required or permitted to be given or made under this Agreement shall be in writing in the English language and delivered by hand, or through a reputed international courier company or through speed post to the address set forth below, or by sending it by email (with delivery of a notification with return receipt requested) to the email address set forth below: </w:t>
      </w:r>
      <w:r w:rsidR="00F63EC2">
        <w:rPr>
          <w:rFonts w:eastAsia="PMingLiU"/>
          <w:color w:val="000000"/>
          <w:szCs w:val="24"/>
          <w:lang w:val="en-GB"/>
        </w:rPr>
        <w:t xml:space="preserve"> </w:t>
      </w:r>
    </w:p>
    <w:p w14:paraId="3DFE28D7" w14:textId="55AD7726" w:rsidR="00963746" w:rsidRDefault="00D217ED">
      <w:pPr>
        <w:kinsoku w:val="0"/>
        <w:overflowPunct w:val="0"/>
        <w:autoSpaceDE w:val="0"/>
        <w:autoSpaceDN w:val="0"/>
        <w:ind w:left="720"/>
        <w:rPr>
          <w:rFonts w:eastAsia="PMingLiU"/>
          <w:color w:val="000000"/>
          <w:szCs w:val="24"/>
        </w:rPr>
      </w:pPr>
      <w:r>
        <w:rPr>
          <w:rFonts w:eastAsia="PMingLiU"/>
          <w:color w:val="000000"/>
          <w:szCs w:val="24"/>
        </w:rPr>
        <w:lastRenderedPageBreak/>
        <w:t xml:space="preserve">If to </w:t>
      </w:r>
      <w:r w:rsidR="0005301A">
        <w:rPr>
          <w:rFonts w:eastAsia="PMingLiU"/>
          <w:color w:val="000000"/>
          <w:szCs w:val="24"/>
        </w:rPr>
        <w:t>Neo</w:t>
      </w:r>
      <w:r>
        <w:rPr>
          <w:rFonts w:eastAsia="PMingLiU"/>
          <w:color w:val="000000"/>
          <w:szCs w:val="24"/>
        </w:rPr>
        <w:t>:</w:t>
      </w:r>
    </w:p>
    <w:p w14:paraId="5A718A96" w14:textId="66324BB9" w:rsidR="00963746" w:rsidRDefault="0005301A">
      <w:pPr>
        <w:kinsoku w:val="0"/>
        <w:overflowPunct w:val="0"/>
        <w:autoSpaceDE w:val="0"/>
        <w:autoSpaceDN w:val="0"/>
        <w:ind w:left="720"/>
        <w:rPr>
          <w:rStyle w:val="DeltaViewInsertion"/>
          <w:b w:val="0"/>
          <w:color w:val="000000"/>
          <w:szCs w:val="24"/>
          <w:u w:val="none"/>
        </w:rPr>
      </w:pPr>
      <w:r>
        <w:rPr>
          <w:rStyle w:val="DeltaViewInsertion"/>
          <w:b w:val="0"/>
          <w:color w:val="000000"/>
          <w:szCs w:val="24"/>
          <w:u w:val="none" w:color="FF0000"/>
        </w:rPr>
        <w:t>Neo Asset Management Private Limited</w:t>
      </w:r>
    </w:p>
    <w:tbl>
      <w:tblPr>
        <w:tblStyle w:val="TableGrid"/>
        <w:tblW w:w="0" w:type="auto"/>
        <w:tblInd w:w="720" w:type="dxa"/>
        <w:tblLook w:val="04A0" w:firstRow="1" w:lastRow="0" w:firstColumn="1" w:lastColumn="0" w:noHBand="0" w:noVBand="1"/>
      </w:tblPr>
      <w:tblGrid>
        <w:gridCol w:w="1626"/>
        <w:gridCol w:w="6313"/>
      </w:tblGrid>
      <w:tr w:rsidR="00F63EC2" w14:paraId="59195D08" w14:textId="77777777" w:rsidTr="00F63EC2">
        <w:tc>
          <w:tcPr>
            <w:tcW w:w="1656" w:type="dxa"/>
          </w:tcPr>
          <w:p w14:paraId="50DE7090" w14:textId="77777777" w:rsidR="00F63EC2" w:rsidRDefault="00F63EC2">
            <w:pPr>
              <w:kinsoku w:val="0"/>
              <w:overflowPunct w:val="0"/>
              <w:autoSpaceDE w:val="0"/>
              <w:autoSpaceDN w:val="0"/>
              <w:rPr>
                <w:rFonts w:eastAsia="PMingLiU"/>
                <w:color w:val="000000"/>
                <w:szCs w:val="24"/>
                <w:u w:color="FF0000"/>
              </w:rPr>
            </w:pPr>
            <w:r>
              <w:rPr>
                <w:rFonts w:eastAsia="PMingLiU"/>
                <w:color w:val="000000"/>
                <w:szCs w:val="24"/>
                <w:u w:color="FF0000"/>
              </w:rPr>
              <w:t>Address:</w:t>
            </w:r>
          </w:p>
        </w:tc>
        <w:tc>
          <w:tcPr>
            <w:tcW w:w="6509" w:type="dxa"/>
          </w:tcPr>
          <w:p w14:paraId="00911683" w14:textId="5842456D" w:rsidR="00F63EC2" w:rsidRDefault="0005301A">
            <w:pPr>
              <w:kinsoku w:val="0"/>
              <w:overflowPunct w:val="0"/>
              <w:autoSpaceDE w:val="0"/>
              <w:autoSpaceDN w:val="0"/>
              <w:rPr>
                <w:rFonts w:eastAsia="PMingLiU"/>
                <w:color w:val="000000"/>
                <w:szCs w:val="24"/>
                <w:u w:color="FF0000"/>
              </w:rPr>
            </w:pPr>
            <w:r>
              <w:rPr>
                <w:rFonts w:asciiTheme="minorHAnsi" w:hAnsiTheme="minorHAnsi" w:cstheme="minorHAnsi"/>
                <w:szCs w:val="22"/>
              </w:rPr>
              <w:t xml:space="preserve">903 B – Wing, Marathon </w:t>
            </w:r>
            <w:proofErr w:type="spellStart"/>
            <w:r>
              <w:rPr>
                <w:rFonts w:asciiTheme="minorHAnsi" w:hAnsiTheme="minorHAnsi" w:cstheme="minorHAnsi"/>
                <w:szCs w:val="22"/>
              </w:rPr>
              <w:t>Futurex</w:t>
            </w:r>
            <w:proofErr w:type="spellEnd"/>
            <w:r>
              <w:rPr>
                <w:rFonts w:asciiTheme="minorHAnsi" w:hAnsiTheme="minorHAnsi" w:cstheme="minorHAnsi"/>
                <w:szCs w:val="22"/>
              </w:rPr>
              <w:t xml:space="preserve"> Mafatlal, Mills Compound, N.M. Joshi Marg, Lower Parel, Mumbai – 400013</w:t>
            </w:r>
          </w:p>
        </w:tc>
      </w:tr>
      <w:tr w:rsidR="00F63EC2" w14:paraId="57F19A1D" w14:textId="77777777" w:rsidTr="00F63EC2">
        <w:tc>
          <w:tcPr>
            <w:tcW w:w="1656" w:type="dxa"/>
          </w:tcPr>
          <w:p w14:paraId="3D12D3A6" w14:textId="77777777" w:rsidR="00F63EC2" w:rsidRDefault="00F63EC2">
            <w:pPr>
              <w:kinsoku w:val="0"/>
              <w:overflowPunct w:val="0"/>
              <w:autoSpaceDE w:val="0"/>
              <w:autoSpaceDN w:val="0"/>
              <w:rPr>
                <w:rFonts w:eastAsia="PMingLiU"/>
                <w:color w:val="000000"/>
                <w:szCs w:val="24"/>
                <w:u w:color="FF0000"/>
              </w:rPr>
            </w:pPr>
            <w:r>
              <w:rPr>
                <w:rFonts w:eastAsia="PMingLiU"/>
                <w:color w:val="000000"/>
                <w:szCs w:val="24"/>
                <w:u w:color="FF0000"/>
              </w:rPr>
              <w:t>Attention:</w:t>
            </w:r>
          </w:p>
        </w:tc>
        <w:tc>
          <w:tcPr>
            <w:tcW w:w="6509" w:type="dxa"/>
          </w:tcPr>
          <w:p w14:paraId="164E6126" w14:textId="36E5A4C2" w:rsidR="00F63EC2" w:rsidRDefault="00E47984">
            <w:pPr>
              <w:kinsoku w:val="0"/>
              <w:overflowPunct w:val="0"/>
              <w:autoSpaceDE w:val="0"/>
              <w:autoSpaceDN w:val="0"/>
              <w:rPr>
                <w:rFonts w:eastAsia="PMingLiU"/>
                <w:color w:val="000000"/>
                <w:szCs w:val="24"/>
                <w:u w:color="FF0000"/>
              </w:rPr>
            </w:pPr>
            <w:r>
              <w:rPr>
                <w:rFonts w:eastAsia="PMingLiU"/>
                <w:color w:val="000000"/>
                <w:szCs w:val="24"/>
                <w:u w:color="FF0000"/>
              </w:rPr>
              <w:t xml:space="preserve">Mr. </w:t>
            </w:r>
            <w:r w:rsidR="0005301A">
              <w:rPr>
                <w:rFonts w:eastAsia="PMingLiU"/>
                <w:color w:val="000000"/>
                <w:szCs w:val="24"/>
                <w:u w:color="FF0000"/>
              </w:rPr>
              <w:t>P</w:t>
            </w:r>
            <w:r w:rsidR="0005301A">
              <w:rPr>
                <w:rFonts w:eastAsia="PMingLiU"/>
              </w:rPr>
              <w:t>uneet Jain</w:t>
            </w:r>
          </w:p>
        </w:tc>
      </w:tr>
      <w:tr w:rsidR="00F63EC2" w14:paraId="0E8780E8" w14:textId="77777777" w:rsidTr="00F63EC2">
        <w:tc>
          <w:tcPr>
            <w:tcW w:w="1656" w:type="dxa"/>
          </w:tcPr>
          <w:p w14:paraId="6AB223EC" w14:textId="602E78A6" w:rsidR="00F63EC2" w:rsidRDefault="00F63EC2">
            <w:pPr>
              <w:kinsoku w:val="0"/>
              <w:overflowPunct w:val="0"/>
              <w:autoSpaceDE w:val="0"/>
              <w:autoSpaceDN w:val="0"/>
              <w:rPr>
                <w:rFonts w:eastAsia="PMingLiU"/>
                <w:color w:val="000000"/>
                <w:szCs w:val="24"/>
                <w:u w:color="FF0000"/>
              </w:rPr>
            </w:pPr>
          </w:p>
        </w:tc>
        <w:tc>
          <w:tcPr>
            <w:tcW w:w="6509" w:type="dxa"/>
          </w:tcPr>
          <w:p w14:paraId="4F190952" w14:textId="1D86C034" w:rsidR="00F63EC2" w:rsidRDefault="0005301A">
            <w:pPr>
              <w:kinsoku w:val="0"/>
              <w:overflowPunct w:val="0"/>
              <w:autoSpaceDE w:val="0"/>
              <w:autoSpaceDN w:val="0"/>
              <w:rPr>
                <w:rFonts w:eastAsia="PMingLiU"/>
                <w:color w:val="000000"/>
                <w:szCs w:val="24"/>
                <w:u w:color="FF0000"/>
              </w:rPr>
            </w:pPr>
            <w:r>
              <w:rPr>
                <w:rFonts w:eastAsia="PMingLiU"/>
                <w:color w:val="000000"/>
                <w:szCs w:val="24"/>
                <w:u w:color="FF0000"/>
              </w:rPr>
              <w:t>Managing Director</w:t>
            </w:r>
          </w:p>
        </w:tc>
      </w:tr>
      <w:tr w:rsidR="00F63EC2" w14:paraId="5DD89084" w14:textId="77777777" w:rsidTr="00F63EC2">
        <w:tc>
          <w:tcPr>
            <w:tcW w:w="1656" w:type="dxa"/>
          </w:tcPr>
          <w:p w14:paraId="7F691041" w14:textId="77777777" w:rsidR="00F63EC2" w:rsidRDefault="00F63EC2">
            <w:pPr>
              <w:kinsoku w:val="0"/>
              <w:overflowPunct w:val="0"/>
              <w:autoSpaceDE w:val="0"/>
              <w:autoSpaceDN w:val="0"/>
              <w:rPr>
                <w:rFonts w:eastAsia="PMingLiU"/>
                <w:color w:val="000000"/>
                <w:szCs w:val="24"/>
                <w:u w:color="FF0000"/>
              </w:rPr>
            </w:pPr>
            <w:r>
              <w:rPr>
                <w:rFonts w:eastAsia="PMingLiU"/>
                <w:color w:val="000000"/>
                <w:szCs w:val="24"/>
                <w:u w:color="FF0000"/>
              </w:rPr>
              <w:t xml:space="preserve">e-mail </w:t>
            </w:r>
          </w:p>
        </w:tc>
        <w:tc>
          <w:tcPr>
            <w:tcW w:w="6509" w:type="dxa"/>
          </w:tcPr>
          <w:p w14:paraId="7CA194DB" w14:textId="779006A7" w:rsidR="00F63EC2" w:rsidRDefault="00B151A0">
            <w:pPr>
              <w:kinsoku w:val="0"/>
              <w:overflowPunct w:val="0"/>
              <w:autoSpaceDE w:val="0"/>
              <w:autoSpaceDN w:val="0"/>
              <w:rPr>
                <w:rFonts w:eastAsia="PMingLiU"/>
                <w:color w:val="000000"/>
                <w:szCs w:val="24"/>
                <w:u w:color="FF0000"/>
              </w:rPr>
            </w:pPr>
            <w:r w:rsidRPr="00B151A0">
              <w:t>invts@neoassetmanagement.com</w:t>
            </w:r>
          </w:p>
        </w:tc>
      </w:tr>
    </w:tbl>
    <w:p w14:paraId="582CF4A3" w14:textId="77777777" w:rsidR="00F63EC2" w:rsidRDefault="00F63EC2">
      <w:pPr>
        <w:kinsoku w:val="0"/>
        <w:overflowPunct w:val="0"/>
        <w:autoSpaceDE w:val="0"/>
        <w:autoSpaceDN w:val="0"/>
        <w:ind w:left="720"/>
        <w:rPr>
          <w:rFonts w:eastAsia="PMingLiU"/>
          <w:color w:val="000000"/>
          <w:szCs w:val="24"/>
        </w:rPr>
      </w:pPr>
    </w:p>
    <w:p w14:paraId="4FB20581" w14:textId="0275B3F4" w:rsidR="00963746" w:rsidRDefault="00D217ED">
      <w:pPr>
        <w:kinsoku w:val="0"/>
        <w:overflowPunct w:val="0"/>
        <w:autoSpaceDE w:val="0"/>
        <w:autoSpaceDN w:val="0"/>
        <w:ind w:left="720"/>
        <w:rPr>
          <w:rFonts w:eastAsia="PMingLiU"/>
          <w:color w:val="000000"/>
          <w:szCs w:val="24"/>
        </w:rPr>
      </w:pPr>
      <w:r>
        <w:rPr>
          <w:rFonts w:eastAsia="PMingLiU"/>
          <w:color w:val="000000"/>
          <w:szCs w:val="24"/>
        </w:rPr>
        <w:t xml:space="preserve">If to </w:t>
      </w:r>
      <w:r w:rsidR="00ED745D">
        <w:rPr>
          <w:rFonts w:eastAsia="PMingLiU"/>
          <w:color w:val="000000"/>
          <w:szCs w:val="24"/>
        </w:rPr>
        <w:t>[]</w:t>
      </w:r>
      <w:r>
        <w:rPr>
          <w:rFonts w:eastAsia="PMingLiU"/>
          <w:color w:val="000000"/>
          <w:szCs w:val="24"/>
        </w:rPr>
        <w:t>:</w:t>
      </w:r>
    </w:p>
    <w:p w14:paraId="7B89FC1A" w14:textId="13B60465" w:rsidR="00F63EC2" w:rsidRDefault="00ED745D">
      <w:pPr>
        <w:kinsoku w:val="0"/>
        <w:overflowPunct w:val="0"/>
        <w:autoSpaceDE w:val="0"/>
        <w:autoSpaceDN w:val="0"/>
        <w:ind w:left="720"/>
        <w:rPr>
          <w:rFonts w:eastAsia="PMingLiU"/>
          <w:color w:val="000000"/>
          <w:szCs w:val="24"/>
        </w:rPr>
      </w:pPr>
      <w:r>
        <w:rPr>
          <w:rFonts w:eastAsia="PMingLiU"/>
          <w:color w:val="000000"/>
          <w:szCs w:val="24"/>
        </w:rPr>
        <w:t>[]</w:t>
      </w:r>
      <w:r w:rsidR="00FE5780">
        <w:rPr>
          <w:rFonts w:eastAsia="PMingLiU"/>
          <w:color w:val="000000"/>
          <w:szCs w:val="24"/>
        </w:rPr>
        <w:t xml:space="preserve"> Limited </w:t>
      </w:r>
    </w:p>
    <w:tbl>
      <w:tblPr>
        <w:tblStyle w:val="TableGrid"/>
        <w:tblW w:w="0" w:type="auto"/>
        <w:tblInd w:w="720" w:type="dxa"/>
        <w:tblLook w:val="04A0" w:firstRow="1" w:lastRow="0" w:firstColumn="1" w:lastColumn="0" w:noHBand="0" w:noVBand="1"/>
      </w:tblPr>
      <w:tblGrid>
        <w:gridCol w:w="1640"/>
        <w:gridCol w:w="6299"/>
      </w:tblGrid>
      <w:tr w:rsidR="00F63EC2" w14:paraId="22B69034" w14:textId="77777777" w:rsidTr="00502489">
        <w:tc>
          <w:tcPr>
            <w:tcW w:w="1656" w:type="dxa"/>
          </w:tcPr>
          <w:p w14:paraId="77997444" w14:textId="77777777" w:rsidR="00F63EC2" w:rsidRDefault="00F63EC2" w:rsidP="00502489">
            <w:pPr>
              <w:kinsoku w:val="0"/>
              <w:overflowPunct w:val="0"/>
              <w:autoSpaceDE w:val="0"/>
              <w:autoSpaceDN w:val="0"/>
              <w:rPr>
                <w:rFonts w:eastAsia="PMingLiU"/>
                <w:color w:val="000000"/>
                <w:szCs w:val="24"/>
                <w:u w:color="FF0000"/>
              </w:rPr>
            </w:pPr>
            <w:r>
              <w:rPr>
                <w:rFonts w:eastAsia="PMingLiU"/>
                <w:color w:val="000000"/>
                <w:szCs w:val="24"/>
                <w:u w:color="FF0000"/>
              </w:rPr>
              <w:t>Address:</w:t>
            </w:r>
          </w:p>
        </w:tc>
        <w:tc>
          <w:tcPr>
            <w:tcW w:w="6509" w:type="dxa"/>
          </w:tcPr>
          <w:p w14:paraId="550E5A99" w14:textId="48D34CF0" w:rsidR="00F63EC2" w:rsidRDefault="00F63EC2" w:rsidP="00502489">
            <w:pPr>
              <w:kinsoku w:val="0"/>
              <w:overflowPunct w:val="0"/>
              <w:autoSpaceDE w:val="0"/>
              <w:autoSpaceDN w:val="0"/>
              <w:rPr>
                <w:rFonts w:eastAsia="PMingLiU"/>
                <w:color w:val="000000"/>
                <w:szCs w:val="24"/>
                <w:u w:color="FF0000"/>
              </w:rPr>
            </w:pPr>
          </w:p>
        </w:tc>
      </w:tr>
      <w:tr w:rsidR="00F63EC2" w14:paraId="213D385A" w14:textId="77777777" w:rsidTr="00502489">
        <w:tc>
          <w:tcPr>
            <w:tcW w:w="1656" w:type="dxa"/>
          </w:tcPr>
          <w:p w14:paraId="50C6CE97" w14:textId="77777777" w:rsidR="00F63EC2" w:rsidRDefault="00F63EC2" w:rsidP="00502489">
            <w:pPr>
              <w:kinsoku w:val="0"/>
              <w:overflowPunct w:val="0"/>
              <w:autoSpaceDE w:val="0"/>
              <w:autoSpaceDN w:val="0"/>
              <w:rPr>
                <w:rFonts w:eastAsia="PMingLiU"/>
                <w:color w:val="000000"/>
                <w:szCs w:val="24"/>
                <w:u w:color="FF0000"/>
              </w:rPr>
            </w:pPr>
            <w:r>
              <w:rPr>
                <w:rFonts w:eastAsia="PMingLiU"/>
                <w:color w:val="000000"/>
                <w:szCs w:val="24"/>
                <w:u w:color="FF0000"/>
              </w:rPr>
              <w:t>Attention:</w:t>
            </w:r>
          </w:p>
        </w:tc>
        <w:tc>
          <w:tcPr>
            <w:tcW w:w="6509" w:type="dxa"/>
          </w:tcPr>
          <w:p w14:paraId="75F05D6E" w14:textId="6D3B8081" w:rsidR="00F63EC2" w:rsidRDefault="00F63EC2" w:rsidP="00502489">
            <w:pPr>
              <w:kinsoku w:val="0"/>
              <w:overflowPunct w:val="0"/>
              <w:autoSpaceDE w:val="0"/>
              <w:autoSpaceDN w:val="0"/>
              <w:rPr>
                <w:rFonts w:eastAsia="PMingLiU"/>
                <w:color w:val="000000"/>
                <w:szCs w:val="24"/>
                <w:u w:color="FF0000"/>
              </w:rPr>
            </w:pPr>
          </w:p>
        </w:tc>
      </w:tr>
      <w:tr w:rsidR="00F63EC2" w14:paraId="200CD2C0" w14:textId="77777777" w:rsidTr="00502489">
        <w:tc>
          <w:tcPr>
            <w:tcW w:w="1656" w:type="dxa"/>
          </w:tcPr>
          <w:p w14:paraId="44A7A40B" w14:textId="2F40E4D0" w:rsidR="00F63EC2" w:rsidRDefault="00F63EC2" w:rsidP="00502489">
            <w:pPr>
              <w:kinsoku w:val="0"/>
              <w:overflowPunct w:val="0"/>
              <w:autoSpaceDE w:val="0"/>
              <w:autoSpaceDN w:val="0"/>
              <w:rPr>
                <w:rFonts w:eastAsia="PMingLiU"/>
                <w:color w:val="000000"/>
                <w:szCs w:val="24"/>
                <w:u w:color="FF0000"/>
              </w:rPr>
            </w:pPr>
          </w:p>
        </w:tc>
        <w:tc>
          <w:tcPr>
            <w:tcW w:w="6509" w:type="dxa"/>
          </w:tcPr>
          <w:p w14:paraId="6E4D218B" w14:textId="1EBDD598" w:rsidR="00F63EC2" w:rsidRDefault="00F63EC2" w:rsidP="00502489">
            <w:pPr>
              <w:kinsoku w:val="0"/>
              <w:overflowPunct w:val="0"/>
              <w:autoSpaceDE w:val="0"/>
              <w:autoSpaceDN w:val="0"/>
              <w:rPr>
                <w:rFonts w:eastAsia="PMingLiU"/>
                <w:color w:val="000000"/>
                <w:szCs w:val="24"/>
                <w:u w:color="FF0000"/>
              </w:rPr>
            </w:pPr>
          </w:p>
        </w:tc>
      </w:tr>
      <w:tr w:rsidR="00F63EC2" w14:paraId="513CF8D3" w14:textId="77777777" w:rsidTr="00502489">
        <w:tc>
          <w:tcPr>
            <w:tcW w:w="1656" w:type="dxa"/>
          </w:tcPr>
          <w:p w14:paraId="26FDCFF7" w14:textId="77777777" w:rsidR="00F63EC2" w:rsidRDefault="00F63EC2" w:rsidP="00502489">
            <w:pPr>
              <w:kinsoku w:val="0"/>
              <w:overflowPunct w:val="0"/>
              <w:autoSpaceDE w:val="0"/>
              <w:autoSpaceDN w:val="0"/>
              <w:rPr>
                <w:rFonts w:eastAsia="PMingLiU"/>
                <w:color w:val="000000"/>
                <w:szCs w:val="24"/>
                <w:u w:color="FF0000"/>
              </w:rPr>
            </w:pPr>
            <w:r>
              <w:rPr>
                <w:rFonts w:eastAsia="PMingLiU"/>
                <w:color w:val="000000"/>
                <w:szCs w:val="24"/>
                <w:u w:color="FF0000"/>
              </w:rPr>
              <w:t xml:space="preserve">e-mail </w:t>
            </w:r>
          </w:p>
        </w:tc>
        <w:tc>
          <w:tcPr>
            <w:tcW w:w="6509" w:type="dxa"/>
          </w:tcPr>
          <w:p w14:paraId="722003C1" w14:textId="73B7DE17" w:rsidR="00F63EC2" w:rsidRDefault="00F63EC2" w:rsidP="00502489">
            <w:pPr>
              <w:kinsoku w:val="0"/>
              <w:overflowPunct w:val="0"/>
              <w:autoSpaceDE w:val="0"/>
              <w:autoSpaceDN w:val="0"/>
              <w:rPr>
                <w:rFonts w:eastAsia="PMingLiU"/>
                <w:color w:val="000000"/>
                <w:szCs w:val="24"/>
                <w:u w:color="FF0000"/>
              </w:rPr>
            </w:pPr>
          </w:p>
        </w:tc>
      </w:tr>
    </w:tbl>
    <w:p w14:paraId="2B229E48" w14:textId="77777777" w:rsidR="00F63EC2" w:rsidRDefault="00F63EC2" w:rsidP="00F63EC2">
      <w:pPr>
        <w:pStyle w:val="Heading2"/>
        <w:numPr>
          <w:ilvl w:val="0"/>
          <w:numId w:val="0"/>
        </w:numPr>
        <w:tabs>
          <w:tab w:val="clear" w:pos="2160"/>
          <w:tab w:val="clear" w:pos="7380"/>
          <w:tab w:val="clear" w:pos="9360"/>
        </w:tabs>
        <w:ind w:left="720"/>
        <w:rPr>
          <w:rFonts w:eastAsia="PMingLiU"/>
          <w:color w:val="000000"/>
          <w:szCs w:val="24"/>
          <w:lang w:val="en-GB"/>
        </w:rPr>
      </w:pPr>
      <w:r>
        <w:rPr>
          <w:rFonts w:eastAsia="PMingLiU"/>
          <w:color w:val="000000"/>
          <w:szCs w:val="24"/>
          <w:lang w:val="en-GB"/>
        </w:rPr>
        <w:t xml:space="preserve"> </w:t>
      </w:r>
    </w:p>
    <w:p w14:paraId="6A1EEBA6" w14:textId="77777777" w:rsidR="00963746" w:rsidRDefault="00D217ED">
      <w:pPr>
        <w:pStyle w:val="Heading2"/>
        <w:tabs>
          <w:tab w:val="clear" w:pos="720"/>
          <w:tab w:val="clear" w:pos="2160"/>
          <w:tab w:val="clear" w:pos="7380"/>
          <w:tab w:val="clear" w:pos="9360"/>
        </w:tabs>
        <w:rPr>
          <w:rFonts w:eastAsia="PMingLiU"/>
          <w:color w:val="000000"/>
          <w:szCs w:val="24"/>
          <w:lang w:val="en-GB"/>
        </w:rPr>
      </w:pPr>
      <w:r>
        <w:rPr>
          <w:rFonts w:eastAsia="PMingLiU"/>
          <w:color w:val="000000"/>
          <w:szCs w:val="24"/>
          <w:lang w:val="en-GB"/>
        </w:rPr>
        <w:t>If a notice is delivered by hand during the normal business hours of the intended recipient, it shall be deemed to have been received at the time of delivery, otherwise on the next business day.</w:t>
      </w:r>
    </w:p>
    <w:p w14:paraId="2209C376" w14:textId="1ABA2060" w:rsidR="00963746" w:rsidRDefault="00D217ED">
      <w:pPr>
        <w:pStyle w:val="Heading2"/>
        <w:tabs>
          <w:tab w:val="clear" w:pos="720"/>
          <w:tab w:val="clear" w:pos="2160"/>
          <w:tab w:val="clear" w:pos="7380"/>
          <w:tab w:val="clear" w:pos="9360"/>
        </w:tabs>
        <w:rPr>
          <w:rFonts w:eastAsia="PMingLiU"/>
          <w:color w:val="000000"/>
          <w:szCs w:val="24"/>
          <w:lang w:val="en-GB"/>
        </w:rPr>
      </w:pPr>
      <w:r>
        <w:rPr>
          <w:rFonts w:eastAsia="PMingLiU"/>
          <w:color w:val="000000"/>
          <w:szCs w:val="24"/>
          <w:lang w:val="en-GB"/>
        </w:rPr>
        <w:t>Any Party may, by notice in writing to the other Parties, change its address in the manner aforesaid.</w:t>
      </w:r>
    </w:p>
    <w:p w14:paraId="67F9A0F8" w14:textId="42AEF949" w:rsidR="00963746" w:rsidRDefault="00D217ED" w:rsidP="00FE5780">
      <w:pPr>
        <w:widowControl/>
        <w:spacing w:after="80"/>
        <w:jc w:val="left"/>
        <w:rPr>
          <w:color w:val="000000"/>
          <w:szCs w:val="24"/>
        </w:rPr>
      </w:pPr>
      <w:r>
        <w:rPr>
          <w:color w:val="000000"/>
          <w:szCs w:val="24"/>
        </w:rPr>
        <w:t>Accepted and agreed as of the date first above written by the following authorized Party representatives:</w:t>
      </w:r>
    </w:p>
    <w:p w14:paraId="6EA133AA" w14:textId="77777777" w:rsidR="00963746" w:rsidRDefault="00963746">
      <w:pPr>
        <w:spacing w:after="0"/>
        <w:outlineLvl w:val="0"/>
        <w:rPr>
          <w:color w:val="000000"/>
          <w:szCs w:val="24"/>
        </w:rPr>
      </w:pPr>
    </w:p>
    <w:p w14:paraId="3947FE57" w14:textId="77777777" w:rsidR="00963746" w:rsidRDefault="00963746">
      <w:pPr>
        <w:spacing w:after="0"/>
        <w:outlineLvl w:val="0"/>
        <w:rPr>
          <w:color w:val="000000"/>
          <w:szCs w:val="24"/>
        </w:rPr>
      </w:pPr>
    </w:p>
    <w:p w14:paraId="19F51391" w14:textId="20AD25E8" w:rsidR="00963746" w:rsidRPr="00B653C5" w:rsidRDefault="00B151A0">
      <w:pPr>
        <w:kinsoku w:val="0"/>
        <w:overflowPunct w:val="0"/>
        <w:autoSpaceDE w:val="0"/>
        <w:autoSpaceDN w:val="0"/>
        <w:rPr>
          <w:rStyle w:val="DeltaViewInsertion"/>
          <w:color w:val="000000"/>
          <w:szCs w:val="24"/>
          <w:u w:val="none"/>
        </w:rPr>
      </w:pPr>
      <w:r>
        <w:rPr>
          <w:rStyle w:val="DeltaViewInsertion"/>
          <w:color w:val="000000"/>
          <w:szCs w:val="24"/>
          <w:u w:val="none" w:color="FF0000"/>
        </w:rPr>
        <w:t>Neo Asset Management Private Limited</w:t>
      </w:r>
    </w:p>
    <w:p w14:paraId="69FC71D9" w14:textId="77777777" w:rsidR="00963746" w:rsidRDefault="00963746">
      <w:pPr>
        <w:spacing w:after="0"/>
        <w:outlineLvl w:val="0"/>
        <w:rPr>
          <w:color w:val="000000"/>
          <w:szCs w:val="24"/>
        </w:rPr>
      </w:pPr>
    </w:p>
    <w:p w14:paraId="14A87950" w14:textId="77777777" w:rsidR="00963746" w:rsidRDefault="00963746">
      <w:pPr>
        <w:spacing w:after="0"/>
        <w:rPr>
          <w:color w:val="000000"/>
          <w:szCs w:val="24"/>
        </w:rPr>
      </w:pPr>
    </w:p>
    <w:p w14:paraId="1E429F9F" w14:textId="77777777" w:rsidR="00963746" w:rsidRDefault="00963746">
      <w:pPr>
        <w:spacing w:after="0"/>
        <w:rPr>
          <w:color w:val="000000"/>
          <w:szCs w:val="24"/>
        </w:rPr>
      </w:pPr>
    </w:p>
    <w:p w14:paraId="7CF25B05" w14:textId="77777777" w:rsidR="00963746" w:rsidRDefault="00D217ED">
      <w:pPr>
        <w:spacing w:after="0"/>
        <w:rPr>
          <w:color w:val="000000"/>
          <w:szCs w:val="24"/>
        </w:rPr>
      </w:pPr>
      <w:r>
        <w:rPr>
          <w:color w:val="000000"/>
          <w:szCs w:val="24"/>
        </w:rPr>
        <w:t>Name:</w:t>
      </w:r>
      <w:r>
        <w:rPr>
          <w:color w:val="000000"/>
          <w:szCs w:val="24"/>
        </w:rPr>
        <w:tab/>
        <w:t>________________________</w:t>
      </w:r>
    </w:p>
    <w:p w14:paraId="789ABADC" w14:textId="77777777" w:rsidR="00963746" w:rsidRDefault="00963746">
      <w:pPr>
        <w:spacing w:after="0"/>
        <w:rPr>
          <w:color w:val="000000"/>
          <w:szCs w:val="24"/>
        </w:rPr>
      </w:pPr>
    </w:p>
    <w:p w14:paraId="62FF876D" w14:textId="77777777" w:rsidR="00963746" w:rsidRDefault="00963746">
      <w:pPr>
        <w:kinsoku w:val="0"/>
        <w:overflowPunct w:val="0"/>
        <w:autoSpaceDE w:val="0"/>
        <w:autoSpaceDN w:val="0"/>
        <w:rPr>
          <w:rStyle w:val="DeltaViewInsertion"/>
          <w:b w:val="0"/>
          <w:color w:val="000000"/>
          <w:szCs w:val="24"/>
          <w:u w:val="none" w:color="FF0000"/>
        </w:rPr>
      </w:pPr>
    </w:p>
    <w:p w14:paraId="73467712" w14:textId="77777777" w:rsidR="00B653C5" w:rsidRDefault="00B653C5">
      <w:pPr>
        <w:widowControl/>
        <w:spacing w:after="0"/>
        <w:jc w:val="left"/>
        <w:rPr>
          <w:rStyle w:val="DeltaViewInsertion"/>
          <w:b w:val="0"/>
          <w:color w:val="000000"/>
          <w:szCs w:val="24"/>
          <w:u w:val="none" w:color="FF0000"/>
        </w:rPr>
      </w:pPr>
      <w:r>
        <w:rPr>
          <w:rStyle w:val="DeltaViewInsertion"/>
          <w:b w:val="0"/>
          <w:color w:val="000000"/>
          <w:szCs w:val="24"/>
          <w:u w:val="none" w:color="FF0000"/>
        </w:rPr>
        <w:br w:type="page"/>
      </w:r>
    </w:p>
    <w:p w14:paraId="60E3838F" w14:textId="69341BBA" w:rsidR="00B653C5" w:rsidRPr="00A91F76" w:rsidRDefault="00ED745D" w:rsidP="00B653C5">
      <w:pPr>
        <w:pStyle w:val="BodyText"/>
        <w:rPr>
          <w:rFonts w:ascii="Times New Roman" w:hAnsi="Times New Roman"/>
          <w:b/>
          <w:iCs/>
          <w:sz w:val="24"/>
          <w:szCs w:val="24"/>
        </w:rPr>
      </w:pPr>
      <w:r>
        <w:rPr>
          <w:rFonts w:ascii="Times New Roman" w:hAnsi="Times New Roman"/>
          <w:b/>
          <w:iCs/>
          <w:sz w:val="24"/>
          <w:szCs w:val="24"/>
        </w:rPr>
        <w:lastRenderedPageBreak/>
        <w:t>[TCL]</w:t>
      </w:r>
    </w:p>
    <w:p w14:paraId="59306720" w14:textId="77777777" w:rsidR="00B653C5" w:rsidRDefault="00B653C5" w:rsidP="00B653C5">
      <w:pPr>
        <w:pStyle w:val="BodyText"/>
        <w:rPr>
          <w:rFonts w:ascii="Times New Roman" w:hAnsi="Times New Roman"/>
          <w:i/>
          <w:sz w:val="24"/>
          <w:szCs w:val="24"/>
        </w:rPr>
      </w:pPr>
    </w:p>
    <w:p w14:paraId="7152D097" w14:textId="133AFE09" w:rsidR="00B653C5" w:rsidRPr="00B653C5" w:rsidRDefault="00B653C5" w:rsidP="00B653C5">
      <w:pPr>
        <w:pStyle w:val="BodyText"/>
        <w:rPr>
          <w:rFonts w:ascii="Times New Roman" w:hAnsi="Times New Roman"/>
          <w:sz w:val="24"/>
          <w:szCs w:val="24"/>
        </w:rPr>
      </w:pPr>
      <w:r w:rsidRPr="00B653C5">
        <w:rPr>
          <w:rFonts w:ascii="Times New Roman" w:hAnsi="Times New Roman"/>
          <w:sz w:val="24"/>
          <w:szCs w:val="24"/>
        </w:rPr>
        <w:t>____________________________</w:t>
      </w:r>
    </w:p>
    <w:p w14:paraId="11193628" w14:textId="0A8C7819" w:rsidR="00B653C5" w:rsidRPr="00B653C5" w:rsidRDefault="00B653C5" w:rsidP="00B653C5">
      <w:pPr>
        <w:pStyle w:val="BodyText"/>
        <w:rPr>
          <w:rFonts w:ascii="Times New Roman" w:hAnsi="Times New Roman"/>
          <w:sz w:val="24"/>
          <w:szCs w:val="24"/>
        </w:rPr>
      </w:pPr>
      <w:r w:rsidRPr="00B653C5">
        <w:rPr>
          <w:rFonts w:ascii="Times New Roman" w:hAnsi="Times New Roman"/>
          <w:sz w:val="24"/>
          <w:szCs w:val="24"/>
        </w:rPr>
        <w:t xml:space="preserve">Name: </w:t>
      </w:r>
    </w:p>
    <w:p w14:paraId="7EA87FB0" w14:textId="26044951" w:rsidR="00963746" w:rsidRPr="005E41B2" w:rsidRDefault="00B653C5" w:rsidP="005E41B2">
      <w:pPr>
        <w:pStyle w:val="BodyText"/>
        <w:rPr>
          <w:rFonts w:ascii="Times New Roman" w:hAnsi="Times New Roman"/>
          <w:sz w:val="24"/>
          <w:szCs w:val="24"/>
        </w:rPr>
      </w:pPr>
      <w:r w:rsidRPr="00B653C5">
        <w:rPr>
          <w:rFonts w:ascii="Times New Roman" w:hAnsi="Times New Roman"/>
          <w:sz w:val="24"/>
          <w:szCs w:val="24"/>
        </w:rPr>
        <w:t xml:space="preserve">Date: </w:t>
      </w:r>
      <w:r w:rsidRPr="00B653C5">
        <w:rPr>
          <w:rFonts w:ascii="Times New Roman" w:hAnsi="Times New Roman"/>
          <w:sz w:val="24"/>
          <w:szCs w:val="24"/>
        </w:rPr>
        <w:tab/>
      </w:r>
    </w:p>
    <w:sectPr w:rsidR="00963746" w:rsidRPr="005E41B2" w:rsidSect="00963746">
      <w:headerReference w:type="default" r:id="rId14"/>
      <w:footerReference w:type="default" r:id="rId15"/>
      <w:pgSz w:w="11909" w:h="16834" w:code="9"/>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3795" w14:textId="77777777" w:rsidR="00B330AF" w:rsidRDefault="00B330AF">
      <w:r>
        <w:separator/>
      </w:r>
    </w:p>
  </w:endnote>
  <w:endnote w:type="continuationSeparator" w:id="0">
    <w:p w14:paraId="2BC29B9F" w14:textId="77777777" w:rsidR="00B330AF" w:rsidRDefault="00B3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B7A1" w14:textId="1F79BBB5" w:rsidR="00502489" w:rsidRDefault="00502489">
    <w:pPr>
      <w:pStyle w:val="Footer"/>
    </w:pPr>
    <w:r>
      <w:fldChar w:fldCharType="begin"/>
    </w:r>
    <w:r>
      <w:instrText xml:space="preserve"> PAGE   \* MERGEFORMAT </w:instrText>
    </w:r>
    <w:r>
      <w:fldChar w:fldCharType="separate"/>
    </w:r>
    <w:r w:rsidR="00FE5780">
      <w:rPr>
        <w:noProof/>
      </w:rPr>
      <w:t>10</w:t>
    </w:r>
    <w:r>
      <w:rPr>
        <w:noProof/>
      </w:rPr>
      <w:fldChar w:fldCharType="end"/>
    </w:r>
  </w:p>
  <w:p w14:paraId="64078A01" w14:textId="77777777" w:rsidR="00502489" w:rsidRDefault="00502489">
    <w:pPr>
      <w:pStyle w:val="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A8CF2" w14:textId="77777777" w:rsidR="00B330AF" w:rsidRDefault="00B330AF">
      <w:r>
        <w:separator/>
      </w:r>
    </w:p>
  </w:footnote>
  <w:footnote w:type="continuationSeparator" w:id="0">
    <w:p w14:paraId="6F77205E" w14:textId="77777777" w:rsidR="00B330AF" w:rsidRDefault="00B3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8E05" w14:textId="255DC449" w:rsidR="00502489" w:rsidRDefault="00502489" w:rsidP="00B653C5">
    <w:pPr>
      <w:pStyle w:val="Header"/>
      <w:ind w:firstLine="720"/>
      <w:rPr>
        <w:rFonts w:ascii="Times New Roman" w:hAnsi="Times New Roman"/>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E2772"/>
    <w:multiLevelType w:val="hybridMultilevel"/>
    <w:tmpl w:val="4F7C969C"/>
    <w:lvl w:ilvl="0" w:tplc="85E879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526C95"/>
    <w:multiLevelType w:val="hybridMultilevel"/>
    <w:tmpl w:val="A544B94E"/>
    <w:lvl w:ilvl="0" w:tplc="D6249D40">
      <w:start w:val="1"/>
      <w:numFmt w:val="lowerRoman"/>
      <w:lvlText w:val="(%1)"/>
      <w:lvlJc w:val="left"/>
      <w:pPr>
        <w:ind w:left="720" w:hanging="360"/>
      </w:pPr>
      <w:rPr>
        <w:rFonts w:ascii="Times New Roman" w:eastAsia="Calibr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7C7671"/>
    <w:multiLevelType w:val="hybridMultilevel"/>
    <w:tmpl w:val="503C84D2"/>
    <w:lvl w:ilvl="0" w:tplc="D6249D40">
      <w:start w:val="1"/>
      <w:numFmt w:val="lowerRoman"/>
      <w:lvlText w:val="(%1)"/>
      <w:lvlJc w:val="left"/>
      <w:pPr>
        <w:ind w:left="720" w:hanging="360"/>
      </w:pPr>
      <w:rPr>
        <w:rFonts w:ascii="Times New Roman" w:eastAsia="Calibr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18588B"/>
    <w:multiLevelType w:val="hybridMultilevel"/>
    <w:tmpl w:val="2EA86E7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 w15:restartNumberingAfterBreak="0">
    <w:nsid w:val="56721BE3"/>
    <w:multiLevelType w:val="multilevel"/>
    <w:tmpl w:val="0818F1EE"/>
    <w:lvl w:ilvl="0">
      <w:start w:val="1"/>
      <w:numFmt w:val="decimal"/>
      <w:lvlRestart w:val="0"/>
      <w:lvlText w:val="%1."/>
      <w:lvlJc w:val="left"/>
      <w:pPr>
        <w:tabs>
          <w:tab w:val="num" w:pos="720"/>
        </w:tabs>
        <w:ind w:left="720" w:hanging="720"/>
      </w:pPr>
      <w:rPr>
        <w:rFonts w:ascii="Times New Roman Bold" w:hAnsi="Times New Roman Bold" w:hint="default"/>
        <w:b/>
        <w:i w:val="0"/>
        <w:sz w:val="24"/>
        <w:u w:val="none"/>
      </w:rPr>
    </w:lvl>
    <w:lvl w:ilvl="1">
      <w:start w:val="1"/>
      <w:numFmt w:val="decimal"/>
      <w:lvlText w:val="%1.%2"/>
      <w:lvlJc w:val="left"/>
      <w:pPr>
        <w:tabs>
          <w:tab w:val="num" w:pos="720"/>
        </w:tabs>
        <w:ind w:left="720" w:hanging="720"/>
      </w:pPr>
      <w:rPr>
        <w:rFonts w:ascii="Times New Roman Bold" w:hAnsi="Times New Roman Bold" w:hint="default"/>
        <w:b/>
        <w:i w:val="0"/>
        <w:sz w:val="24"/>
      </w:rPr>
    </w:lvl>
    <w:lvl w:ilvl="2">
      <w:start w:val="1"/>
      <w:numFmt w:val="decimal"/>
      <w:lvlText w:val="%1.%2.%3"/>
      <w:lvlJc w:val="left"/>
      <w:pPr>
        <w:tabs>
          <w:tab w:val="num" w:pos="720"/>
        </w:tabs>
        <w:ind w:left="720" w:hanging="720"/>
      </w:pPr>
      <w:rPr>
        <w:rFonts w:ascii="Times New Roman" w:hAnsi="Times New Roman" w:cs="Times New Roman" w:hint="default"/>
        <w:b w:val="0"/>
        <w:i w:val="0"/>
        <w:sz w:val="24"/>
      </w:rPr>
    </w:lvl>
    <w:lvl w:ilvl="3">
      <w:start w:val="1"/>
      <w:numFmt w:val="upperRoman"/>
      <w:lvlText w:val="(%4)"/>
      <w:lvlJc w:val="left"/>
      <w:pPr>
        <w:tabs>
          <w:tab w:val="num" w:pos="1440"/>
        </w:tabs>
        <w:ind w:left="1440" w:hanging="720"/>
      </w:pPr>
      <w:rPr>
        <w:rFonts w:ascii="Times New Roman" w:eastAsia="Times New Roman" w:hAnsi="Times New Roman" w:cs="Times New Roman"/>
        <w:b w:val="0"/>
        <w:i w:val="0"/>
        <w:sz w:val="24"/>
      </w:rPr>
    </w:lvl>
    <w:lvl w:ilvl="4">
      <w:start w:val="1"/>
      <w:numFmt w:val="lowerLetter"/>
      <w:lvlText w:val="(%5)"/>
      <w:lvlJc w:val="left"/>
      <w:pPr>
        <w:tabs>
          <w:tab w:val="num" w:pos="2160"/>
        </w:tabs>
        <w:ind w:left="2160" w:hanging="720"/>
      </w:pPr>
      <w:rPr>
        <w:rFonts w:hint="default"/>
        <w:b w:val="0"/>
        <w:i w:val="0"/>
        <w:sz w:val="24"/>
      </w:rPr>
    </w:lvl>
    <w:lvl w:ilvl="5">
      <w:start w:val="1"/>
      <w:numFmt w:val="upperLetter"/>
      <w:lvlText w:val="(%6)"/>
      <w:lvlJc w:val="left"/>
      <w:pPr>
        <w:tabs>
          <w:tab w:val="num" w:pos="2880"/>
        </w:tabs>
        <w:ind w:left="2880" w:hanging="720"/>
      </w:pPr>
      <w:rPr>
        <w:rFonts w:ascii="Times New Roman" w:hAnsi="Times New Roman" w:cs="Times New Roman" w:hint="default"/>
        <w:b w:val="0"/>
        <w:i w:val="0"/>
        <w:sz w:val="24"/>
      </w:rPr>
    </w:lvl>
    <w:lvl w:ilvl="6">
      <w:start w:val="1"/>
      <w:numFmt w:val="decimal"/>
      <w:lvlText w:val="(%7)"/>
      <w:lvlJc w:val="left"/>
      <w:pPr>
        <w:tabs>
          <w:tab w:val="num" w:pos="3600"/>
        </w:tabs>
        <w:ind w:left="3600" w:hanging="720"/>
      </w:pPr>
      <w:rPr>
        <w:rFonts w:ascii="Times New Roman" w:hAnsi="Times New Roman" w:cs="Times New Roman" w:hint="default"/>
        <w:b w:val="0"/>
        <w:i w:val="0"/>
        <w:sz w:val="24"/>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27C03FB"/>
    <w:multiLevelType w:val="hybridMultilevel"/>
    <w:tmpl w:val="AB08CD8E"/>
    <w:lvl w:ilvl="0" w:tplc="B0E8696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8B01CF"/>
    <w:multiLevelType w:val="multilevel"/>
    <w:tmpl w:val="748A3C6C"/>
    <w:lvl w:ilvl="0">
      <w:start w:val="1"/>
      <w:numFmt w:val="decimal"/>
      <w:lvlRestart w:val="0"/>
      <w:pStyle w:val="Heading1"/>
      <w:lvlText w:val="%1."/>
      <w:lvlJc w:val="left"/>
      <w:pPr>
        <w:tabs>
          <w:tab w:val="num" w:pos="720"/>
        </w:tabs>
        <w:ind w:left="720" w:hanging="720"/>
      </w:pPr>
      <w:rPr>
        <w:rFonts w:ascii="Times New Roman Bold" w:hAnsi="Times New Roman Bold" w:hint="default"/>
        <w:b/>
        <w:i w:val="0"/>
        <w:sz w:val="24"/>
        <w:u w:val="none"/>
      </w:rPr>
    </w:lvl>
    <w:lvl w:ilvl="1">
      <w:start w:val="1"/>
      <w:numFmt w:val="decimal"/>
      <w:pStyle w:val="Heading2"/>
      <w:lvlText w:val="%1.%2"/>
      <w:lvlJc w:val="left"/>
      <w:pPr>
        <w:tabs>
          <w:tab w:val="num" w:pos="720"/>
        </w:tabs>
        <w:ind w:left="720" w:hanging="720"/>
      </w:pPr>
      <w:rPr>
        <w:rFonts w:ascii="Times New Roman" w:hAnsi="Times New Roman" w:cs="Times New Roman" w:hint="default"/>
        <w:b w:val="0"/>
        <w:i w:val="0"/>
        <w:sz w:val="24"/>
      </w:rPr>
    </w:lvl>
    <w:lvl w:ilvl="2">
      <w:start w:val="1"/>
      <w:numFmt w:val="decimal"/>
      <w:pStyle w:val="Heading3"/>
      <w:lvlText w:val="%1.%2.%3"/>
      <w:lvlJc w:val="left"/>
      <w:pPr>
        <w:tabs>
          <w:tab w:val="num" w:pos="720"/>
        </w:tabs>
        <w:ind w:left="720" w:hanging="720"/>
      </w:pPr>
      <w:rPr>
        <w:rFonts w:ascii="Times New Roman" w:hAnsi="Times New Roman" w:cs="Times New Roman" w:hint="default"/>
        <w:b w:val="0"/>
        <w:i w:val="0"/>
        <w:sz w:val="24"/>
      </w:rPr>
    </w:lvl>
    <w:lvl w:ilvl="3">
      <w:start w:val="1"/>
      <w:numFmt w:val="lowerLetter"/>
      <w:lvlText w:val="(%4)"/>
      <w:lvlJc w:val="left"/>
      <w:pPr>
        <w:tabs>
          <w:tab w:val="num" w:pos="1440"/>
        </w:tabs>
        <w:ind w:left="1440" w:hanging="720"/>
      </w:pPr>
      <w:rPr>
        <w:rFonts w:hint="default"/>
        <w:b w:val="0"/>
        <w:i w:val="0"/>
        <w:sz w:val="24"/>
      </w:rPr>
    </w:lvl>
    <w:lvl w:ilvl="4">
      <w:start w:val="1"/>
      <w:numFmt w:val="lowerRoman"/>
      <w:pStyle w:val="Heading5"/>
      <w:lvlText w:val="(%5)"/>
      <w:lvlJc w:val="left"/>
      <w:pPr>
        <w:tabs>
          <w:tab w:val="num" w:pos="2160"/>
        </w:tabs>
        <w:ind w:left="2160" w:hanging="720"/>
      </w:pPr>
      <w:rPr>
        <w:rFonts w:ascii="Times New Roman" w:hAnsi="Times New Roman" w:cs="Times New Roman" w:hint="default"/>
        <w:b w:val="0"/>
        <w:i w:val="0"/>
        <w:sz w:val="24"/>
      </w:rPr>
    </w:lvl>
    <w:lvl w:ilvl="5">
      <w:start w:val="1"/>
      <w:numFmt w:val="upperLetter"/>
      <w:pStyle w:val="Heading6"/>
      <w:lvlText w:val="(%6)"/>
      <w:lvlJc w:val="left"/>
      <w:pPr>
        <w:tabs>
          <w:tab w:val="num" w:pos="2880"/>
        </w:tabs>
        <w:ind w:left="2880" w:hanging="720"/>
      </w:pPr>
      <w:rPr>
        <w:rFonts w:ascii="Times New Roman" w:hAnsi="Times New Roman" w:cs="Times New Roman" w:hint="default"/>
        <w:b w:val="0"/>
        <w:i w:val="0"/>
        <w:sz w:val="24"/>
      </w:rPr>
    </w:lvl>
    <w:lvl w:ilvl="6">
      <w:start w:val="1"/>
      <w:numFmt w:val="decimal"/>
      <w:pStyle w:val="Heading7"/>
      <w:lvlText w:val="(%7)"/>
      <w:lvlJc w:val="left"/>
      <w:pPr>
        <w:tabs>
          <w:tab w:val="num" w:pos="3600"/>
        </w:tabs>
        <w:ind w:left="3600" w:hanging="720"/>
      </w:pPr>
      <w:rPr>
        <w:rFonts w:ascii="Times New Roman" w:hAnsi="Times New Roman" w:cs="Times New Roman" w:hint="default"/>
        <w:b w:val="0"/>
        <w:i w:val="0"/>
        <w:sz w:val="24"/>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615798039">
    <w:abstractNumId w:val="6"/>
  </w:num>
  <w:num w:numId="2" w16cid:durableId="1999573165">
    <w:abstractNumId w:val="0"/>
  </w:num>
  <w:num w:numId="3" w16cid:durableId="17294527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7366606">
    <w:abstractNumId w:val="5"/>
  </w:num>
  <w:num w:numId="5" w16cid:durableId="1219391378">
    <w:abstractNumId w:val="2"/>
  </w:num>
  <w:num w:numId="6" w16cid:durableId="1128549430">
    <w:abstractNumId w:val="4"/>
  </w:num>
  <w:num w:numId="7" w16cid:durableId="2113237601">
    <w:abstractNumId w:val="1"/>
  </w:num>
  <w:num w:numId="8" w16cid:durableId="2096508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1797549">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963746"/>
    <w:rsid w:val="00000D25"/>
    <w:rsid w:val="00006A5F"/>
    <w:rsid w:val="00022F45"/>
    <w:rsid w:val="00052B42"/>
    <w:rsid w:val="0005301A"/>
    <w:rsid w:val="00055D27"/>
    <w:rsid w:val="000608A9"/>
    <w:rsid w:val="00064F21"/>
    <w:rsid w:val="00086561"/>
    <w:rsid w:val="000A2CBC"/>
    <w:rsid w:val="000B36CE"/>
    <w:rsid w:val="000D062D"/>
    <w:rsid w:val="000D3B9E"/>
    <w:rsid w:val="000E5790"/>
    <w:rsid w:val="000F4366"/>
    <w:rsid w:val="0010627E"/>
    <w:rsid w:val="00133D3B"/>
    <w:rsid w:val="00150DB1"/>
    <w:rsid w:val="001537F8"/>
    <w:rsid w:val="00176317"/>
    <w:rsid w:val="001907C6"/>
    <w:rsid w:val="001970BC"/>
    <w:rsid w:val="001978BC"/>
    <w:rsid w:val="001D5170"/>
    <w:rsid w:val="001F219E"/>
    <w:rsid w:val="001F71F3"/>
    <w:rsid w:val="0021232F"/>
    <w:rsid w:val="002320E1"/>
    <w:rsid w:val="00241F9F"/>
    <w:rsid w:val="0026478A"/>
    <w:rsid w:val="00274E56"/>
    <w:rsid w:val="002955F5"/>
    <w:rsid w:val="002A7E3E"/>
    <w:rsid w:val="002B0079"/>
    <w:rsid w:val="002C0C75"/>
    <w:rsid w:val="002D7FFB"/>
    <w:rsid w:val="002F3A91"/>
    <w:rsid w:val="00341FC2"/>
    <w:rsid w:val="003539B6"/>
    <w:rsid w:val="00356033"/>
    <w:rsid w:val="0036327B"/>
    <w:rsid w:val="00380455"/>
    <w:rsid w:val="003A41FB"/>
    <w:rsid w:val="003B79E3"/>
    <w:rsid w:val="003D2C93"/>
    <w:rsid w:val="003D3C4D"/>
    <w:rsid w:val="004041F1"/>
    <w:rsid w:val="004050DA"/>
    <w:rsid w:val="00417386"/>
    <w:rsid w:val="00422665"/>
    <w:rsid w:val="00442FE7"/>
    <w:rsid w:val="0046292F"/>
    <w:rsid w:val="00470C5A"/>
    <w:rsid w:val="004D0331"/>
    <w:rsid w:val="004E0ECE"/>
    <w:rsid w:val="00502489"/>
    <w:rsid w:val="00503CE0"/>
    <w:rsid w:val="00505264"/>
    <w:rsid w:val="005453C8"/>
    <w:rsid w:val="005807E6"/>
    <w:rsid w:val="005A13AA"/>
    <w:rsid w:val="005D15CD"/>
    <w:rsid w:val="005D42D5"/>
    <w:rsid w:val="005E41B2"/>
    <w:rsid w:val="006445E1"/>
    <w:rsid w:val="0067735D"/>
    <w:rsid w:val="00677DCF"/>
    <w:rsid w:val="0068179C"/>
    <w:rsid w:val="00691408"/>
    <w:rsid w:val="006A4BFE"/>
    <w:rsid w:val="006C704B"/>
    <w:rsid w:val="006F0B33"/>
    <w:rsid w:val="00706B58"/>
    <w:rsid w:val="00712BAA"/>
    <w:rsid w:val="00722423"/>
    <w:rsid w:val="007229EE"/>
    <w:rsid w:val="00722BC3"/>
    <w:rsid w:val="007838E6"/>
    <w:rsid w:val="00785A7A"/>
    <w:rsid w:val="00791100"/>
    <w:rsid w:val="00792DDF"/>
    <w:rsid w:val="00796160"/>
    <w:rsid w:val="007B4205"/>
    <w:rsid w:val="007B4ABE"/>
    <w:rsid w:val="007D7124"/>
    <w:rsid w:val="007E6A10"/>
    <w:rsid w:val="008108D9"/>
    <w:rsid w:val="008136F8"/>
    <w:rsid w:val="00817E1B"/>
    <w:rsid w:val="008220EE"/>
    <w:rsid w:val="00822D8D"/>
    <w:rsid w:val="0082770A"/>
    <w:rsid w:val="008312D8"/>
    <w:rsid w:val="00846992"/>
    <w:rsid w:val="00893F42"/>
    <w:rsid w:val="00897EC0"/>
    <w:rsid w:val="008B5058"/>
    <w:rsid w:val="008D1816"/>
    <w:rsid w:val="008D741C"/>
    <w:rsid w:val="008E7BB0"/>
    <w:rsid w:val="00954780"/>
    <w:rsid w:val="00963746"/>
    <w:rsid w:val="00967182"/>
    <w:rsid w:val="00996FC9"/>
    <w:rsid w:val="009972F2"/>
    <w:rsid w:val="009A4958"/>
    <w:rsid w:val="009B144C"/>
    <w:rsid w:val="00A02BE8"/>
    <w:rsid w:val="00A11126"/>
    <w:rsid w:val="00A461B5"/>
    <w:rsid w:val="00A91F76"/>
    <w:rsid w:val="00A94AE5"/>
    <w:rsid w:val="00A96958"/>
    <w:rsid w:val="00AA06A7"/>
    <w:rsid w:val="00AA20B6"/>
    <w:rsid w:val="00AA521A"/>
    <w:rsid w:val="00AD377C"/>
    <w:rsid w:val="00AE610E"/>
    <w:rsid w:val="00AE761D"/>
    <w:rsid w:val="00AF0690"/>
    <w:rsid w:val="00AF0CA8"/>
    <w:rsid w:val="00AF23B7"/>
    <w:rsid w:val="00B151A0"/>
    <w:rsid w:val="00B209C9"/>
    <w:rsid w:val="00B2448F"/>
    <w:rsid w:val="00B330AF"/>
    <w:rsid w:val="00B42663"/>
    <w:rsid w:val="00B531A3"/>
    <w:rsid w:val="00B57A6B"/>
    <w:rsid w:val="00B60188"/>
    <w:rsid w:val="00B653C5"/>
    <w:rsid w:val="00B95C92"/>
    <w:rsid w:val="00BA65B3"/>
    <w:rsid w:val="00BA694B"/>
    <w:rsid w:val="00BB160E"/>
    <w:rsid w:val="00BC3F9D"/>
    <w:rsid w:val="00BD6778"/>
    <w:rsid w:val="00C04D61"/>
    <w:rsid w:val="00C16758"/>
    <w:rsid w:val="00C3226D"/>
    <w:rsid w:val="00C72876"/>
    <w:rsid w:val="00C8195E"/>
    <w:rsid w:val="00C9736E"/>
    <w:rsid w:val="00CB1FDA"/>
    <w:rsid w:val="00CB37D7"/>
    <w:rsid w:val="00CB7A0C"/>
    <w:rsid w:val="00CD46FA"/>
    <w:rsid w:val="00CE2E3C"/>
    <w:rsid w:val="00CE588D"/>
    <w:rsid w:val="00D14047"/>
    <w:rsid w:val="00D154E1"/>
    <w:rsid w:val="00D217ED"/>
    <w:rsid w:val="00D26ED7"/>
    <w:rsid w:val="00D674DE"/>
    <w:rsid w:val="00D76C1F"/>
    <w:rsid w:val="00D80CE1"/>
    <w:rsid w:val="00D91A34"/>
    <w:rsid w:val="00D93615"/>
    <w:rsid w:val="00DC0887"/>
    <w:rsid w:val="00DD75E8"/>
    <w:rsid w:val="00E059C6"/>
    <w:rsid w:val="00E10786"/>
    <w:rsid w:val="00E172F2"/>
    <w:rsid w:val="00E35D2C"/>
    <w:rsid w:val="00E47984"/>
    <w:rsid w:val="00E70504"/>
    <w:rsid w:val="00EB7AB8"/>
    <w:rsid w:val="00EC6D63"/>
    <w:rsid w:val="00ED745D"/>
    <w:rsid w:val="00F0439E"/>
    <w:rsid w:val="00F63EC2"/>
    <w:rsid w:val="00F66F94"/>
    <w:rsid w:val="00F7374A"/>
    <w:rsid w:val="00F83357"/>
    <w:rsid w:val="00FA3A0B"/>
    <w:rsid w:val="00FA6D1C"/>
    <w:rsid w:val="00FB6502"/>
    <w:rsid w:val="00FC5948"/>
    <w:rsid w:val="00FD377A"/>
    <w:rsid w:val="00FE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4D1BFB"/>
  <w15:docId w15:val="{C8AF49EE-EF38-44CA-A2FB-66D6CDAC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46"/>
    <w:pPr>
      <w:widowControl w:val="0"/>
      <w:spacing w:after="240"/>
      <w:jc w:val="both"/>
    </w:pPr>
    <w:rPr>
      <w:rFonts w:ascii="Times New Roman" w:eastAsia="Times New Roman" w:hAnsi="Times New Roman"/>
      <w:sz w:val="24"/>
    </w:rPr>
  </w:style>
  <w:style w:type="paragraph" w:styleId="Heading1">
    <w:name w:val="heading 1"/>
    <w:basedOn w:val="Normal"/>
    <w:next w:val="Normal"/>
    <w:link w:val="Heading1Char"/>
    <w:uiPriority w:val="99"/>
    <w:qFormat/>
    <w:rsid w:val="00963746"/>
    <w:pPr>
      <w:numPr>
        <w:numId w:val="1"/>
      </w:numPr>
      <w:tabs>
        <w:tab w:val="left" w:pos="900"/>
        <w:tab w:val="center" w:pos="2700"/>
        <w:tab w:val="left" w:pos="7110"/>
        <w:tab w:val="center" w:pos="7200"/>
      </w:tabs>
      <w:outlineLvl w:val="0"/>
    </w:pPr>
    <w:rPr>
      <w:rFonts w:ascii="Times New Roman Bold" w:hAnsi="Times New Roman Bold"/>
      <w:b/>
      <w:caps/>
    </w:rPr>
  </w:style>
  <w:style w:type="paragraph" w:styleId="Heading2">
    <w:name w:val="heading 2"/>
    <w:basedOn w:val="Normal"/>
    <w:next w:val="Normal"/>
    <w:link w:val="Heading2Char"/>
    <w:uiPriority w:val="99"/>
    <w:qFormat/>
    <w:rsid w:val="00963746"/>
    <w:pPr>
      <w:numPr>
        <w:ilvl w:val="1"/>
        <w:numId w:val="1"/>
      </w:numPr>
      <w:tabs>
        <w:tab w:val="center" w:pos="2160"/>
        <w:tab w:val="center" w:pos="7380"/>
        <w:tab w:val="right" w:pos="9360"/>
      </w:tabs>
      <w:outlineLvl w:val="1"/>
    </w:pPr>
  </w:style>
  <w:style w:type="paragraph" w:styleId="Heading3">
    <w:name w:val="heading 3"/>
    <w:basedOn w:val="Normal"/>
    <w:next w:val="Normal"/>
    <w:link w:val="Heading3Char"/>
    <w:uiPriority w:val="99"/>
    <w:qFormat/>
    <w:rsid w:val="00963746"/>
    <w:pPr>
      <w:numPr>
        <w:ilvl w:val="2"/>
        <w:numId w:val="1"/>
      </w:numPr>
      <w:tabs>
        <w:tab w:val="left" w:pos="810"/>
        <w:tab w:val="left" w:pos="4500"/>
        <w:tab w:val="left" w:pos="4860"/>
        <w:tab w:val="left" w:pos="5580"/>
        <w:tab w:val="left" w:pos="5670"/>
        <w:tab w:val="left" w:pos="9360"/>
      </w:tabs>
      <w:outlineLvl w:val="2"/>
    </w:pPr>
  </w:style>
  <w:style w:type="paragraph" w:styleId="Heading4">
    <w:name w:val="heading 4"/>
    <w:basedOn w:val="Normal"/>
    <w:next w:val="Normal"/>
    <w:link w:val="Heading4Char"/>
    <w:uiPriority w:val="99"/>
    <w:qFormat/>
    <w:rsid w:val="00963746"/>
    <w:pPr>
      <w:outlineLvl w:val="3"/>
    </w:pPr>
  </w:style>
  <w:style w:type="paragraph" w:styleId="Heading5">
    <w:name w:val="heading 5"/>
    <w:basedOn w:val="Normal"/>
    <w:next w:val="Normal"/>
    <w:link w:val="Heading5Char"/>
    <w:uiPriority w:val="99"/>
    <w:qFormat/>
    <w:rsid w:val="00963746"/>
    <w:pPr>
      <w:numPr>
        <w:ilvl w:val="4"/>
        <w:numId w:val="1"/>
      </w:numPr>
      <w:tabs>
        <w:tab w:val="left" w:pos="360"/>
      </w:tabs>
      <w:outlineLvl w:val="4"/>
    </w:pPr>
  </w:style>
  <w:style w:type="paragraph" w:styleId="Heading6">
    <w:name w:val="heading 6"/>
    <w:basedOn w:val="Normal"/>
    <w:next w:val="Normal"/>
    <w:link w:val="Heading6Char"/>
    <w:uiPriority w:val="99"/>
    <w:qFormat/>
    <w:rsid w:val="00963746"/>
    <w:pPr>
      <w:numPr>
        <w:ilvl w:val="5"/>
        <w:numId w:val="1"/>
      </w:numPr>
      <w:tabs>
        <w:tab w:val="left" w:pos="3140"/>
        <w:tab w:val="left" w:pos="5220"/>
      </w:tabs>
      <w:outlineLvl w:val="5"/>
    </w:pPr>
    <w:rPr>
      <w:color w:val="000000"/>
    </w:rPr>
  </w:style>
  <w:style w:type="paragraph" w:styleId="Heading7">
    <w:name w:val="heading 7"/>
    <w:basedOn w:val="Normal"/>
    <w:next w:val="Normal"/>
    <w:link w:val="Heading7Char"/>
    <w:uiPriority w:val="99"/>
    <w:qFormat/>
    <w:rsid w:val="00963746"/>
    <w:pPr>
      <w:numPr>
        <w:ilvl w:val="6"/>
        <w:numId w:val="1"/>
      </w:numPr>
      <w:tabs>
        <w:tab w:val="left" w:pos="360"/>
        <w:tab w:val="left" w:pos="3140"/>
      </w:tabs>
      <w:outlineLvl w:val="6"/>
    </w:pPr>
  </w:style>
  <w:style w:type="paragraph" w:styleId="Heading8">
    <w:name w:val="heading 8"/>
    <w:basedOn w:val="Normal"/>
    <w:next w:val="Normal"/>
    <w:link w:val="Heading8Char"/>
    <w:uiPriority w:val="99"/>
    <w:qFormat/>
    <w:rsid w:val="00963746"/>
    <w:pPr>
      <w:keepNext/>
      <w:numPr>
        <w:ilvl w:val="7"/>
        <w:numId w:val="1"/>
      </w:numPr>
      <w:tabs>
        <w:tab w:val="left" w:pos="720"/>
        <w:tab w:val="left" w:pos="810"/>
        <w:tab w:val="left" w:pos="4500"/>
        <w:tab w:val="left" w:pos="4860"/>
        <w:tab w:val="left" w:pos="5580"/>
        <w:tab w:val="left" w:pos="5670"/>
        <w:tab w:val="left" w:pos="9360"/>
      </w:tabs>
      <w:jc w:val="center"/>
      <w:outlineLvl w:val="7"/>
    </w:pPr>
    <w:rPr>
      <w:rFonts w:ascii="Arial" w:hAnsi="Arial"/>
      <w:b/>
      <w:sz w:val="18"/>
      <w:u w:val="single"/>
    </w:rPr>
  </w:style>
  <w:style w:type="paragraph" w:styleId="Heading9">
    <w:name w:val="heading 9"/>
    <w:basedOn w:val="Normal"/>
    <w:next w:val="Normal"/>
    <w:link w:val="Heading9Char"/>
    <w:uiPriority w:val="99"/>
    <w:qFormat/>
    <w:rsid w:val="00963746"/>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63746"/>
    <w:rPr>
      <w:rFonts w:ascii="Times New Roman Bold" w:eastAsia="Times New Roman" w:hAnsi="Times New Roman Bold"/>
      <w:b/>
      <w:caps/>
      <w:sz w:val="24"/>
    </w:rPr>
  </w:style>
  <w:style w:type="character" w:customStyle="1" w:styleId="Heading2Char">
    <w:name w:val="Heading 2 Char"/>
    <w:basedOn w:val="DefaultParagraphFont"/>
    <w:link w:val="Heading2"/>
    <w:uiPriority w:val="99"/>
    <w:rsid w:val="00963746"/>
    <w:rPr>
      <w:rFonts w:ascii="Times New Roman" w:eastAsia="Times New Roman" w:hAnsi="Times New Roman"/>
      <w:sz w:val="24"/>
    </w:rPr>
  </w:style>
  <w:style w:type="character" w:customStyle="1" w:styleId="Heading3Char">
    <w:name w:val="Heading 3 Char"/>
    <w:basedOn w:val="DefaultParagraphFont"/>
    <w:link w:val="Heading3"/>
    <w:uiPriority w:val="99"/>
    <w:rsid w:val="00963746"/>
    <w:rPr>
      <w:rFonts w:ascii="Times New Roman" w:eastAsia="Times New Roman" w:hAnsi="Times New Roman"/>
      <w:sz w:val="24"/>
    </w:rPr>
  </w:style>
  <w:style w:type="character" w:customStyle="1" w:styleId="Heading4Char">
    <w:name w:val="Heading 4 Char"/>
    <w:basedOn w:val="DefaultParagraphFont"/>
    <w:link w:val="Heading4"/>
    <w:uiPriority w:val="99"/>
    <w:rsid w:val="00963746"/>
    <w:rPr>
      <w:rFonts w:ascii="Times New Roman" w:eastAsia="Times New Roman" w:hAnsi="Times New Roman"/>
      <w:sz w:val="24"/>
      <w:lang w:val="en-US" w:eastAsia="en-US"/>
    </w:rPr>
  </w:style>
  <w:style w:type="character" w:customStyle="1" w:styleId="Heading5Char">
    <w:name w:val="Heading 5 Char"/>
    <w:basedOn w:val="DefaultParagraphFont"/>
    <w:link w:val="Heading5"/>
    <w:uiPriority w:val="99"/>
    <w:rsid w:val="00963746"/>
    <w:rPr>
      <w:rFonts w:ascii="Times New Roman" w:eastAsia="Times New Roman" w:hAnsi="Times New Roman"/>
      <w:sz w:val="24"/>
    </w:rPr>
  </w:style>
  <w:style w:type="character" w:customStyle="1" w:styleId="Heading6Char">
    <w:name w:val="Heading 6 Char"/>
    <w:basedOn w:val="DefaultParagraphFont"/>
    <w:link w:val="Heading6"/>
    <w:uiPriority w:val="99"/>
    <w:rsid w:val="00963746"/>
    <w:rPr>
      <w:rFonts w:ascii="Times New Roman" w:eastAsia="Times New Roman" w:hAnsi="Times New Roman"/>
      <w:color w:val="000000"/>
      <w:sz w:val="24"/>
    </w:rPr>
  </w:style>
  <w:style w:type="character" w:customStyle="1" w:styleId="Heading7Char">
    <w:name w:val="Heading 7 Char"/>
    <w:basedOn w:val="DefaultParagraphFont"/>
    <w:link w:val="Heading7"/>
    <w:uiPriority w:val="99"/>
    <w:rsid w:val="00963746"/>
    <w:rPr>
      <w:rFonts w:ascii="Times New Roman" w:eastAsia="Times New Roman" w:hAnsi="Times New Roman"/>
      <w:sz w:val="24"/>
    </w:rPr>
  </w:style>
  <w:style w:type="character" w:customStyle="1" w:styleId="Heading8Char">
    <w:name w:val="Heading 8 Char"/>
    <w:basedOn w:val="DefaultParagraphFont"/>
    <w:link w:val="Heading8"/>
    <w:uiPriority w:val="99"/>
    <w:rsid w:val="00963746"/>
    <w:rPr>
      <w:rFonts w:ascii="Arial" w:eastAsia="Times New Roman" w:hAnsi="Arial"/>
      <w:b/>
      <w:sz w:val="18"/>
      <w:u w:val="single"/>
    </w:rPr>
  </w:style>
  <w:style w:type="character" w:customStyle="1" w:styleId="Heading9Char">
    <w:name w:val="Heading 9 Char"/>
    <w:basedOn w:val="DefaultParagraphFont"/>
    <w:link w:val="Heading9"/>
    <w:uiPriority w:val="99"/>
    <w:rsid w:val="00963746"/>
    <w:rPr>
      <w:rFonts w:ascii="Arial" w:eastAsia="Times New Roman" w:hAnsi="Arial" w:cs="Arial"/>
      <w:sz w:val="24"/>
      <w:szCs w:val="22"/>
    </w:rPr>
  </w:style>
  <w:style w:type="paragraph" w:styleId="Header">
    <w:name w:val="header"/>
    <w:basedOn w:val="Normal"/>
    <w:link w:val="HeaderChar"/>
    <w:uiPriority w:val="99"/>
    <w:rsid w:val="00963746"/>
    <w:pPr>
      <w:spacing w:after="0"/>
      <w:jc w:val="right"/>
    </w:pPr>
    <w:rPr>
      <w:rFonts w:ascii="Times New Roman Bold" w:hAnsi="Times New Roman Bold"/>
      <w:b/>
      <w:i/>
      <w:sz w:val="20"/>
    </w:rPr>
  </w:style>
  <w:style w:type="character" w:customStyle="1" w:styleId="HeaderChar">
    <w:name w:val="Header Char"/>
    <w:basedOn w:val="DefaultParagraphFont"/>
    <w:link w:val="Header"/>
    <w:uiPriority w:val="99"/>
    <w:rsid w:val="00963746"/>
    <w:rPr>
      <w:rFonts w:ascii="Times New Roman Bold" w:eastAsia="Times New Roman" w:hAnsi="Times New Roman Bold" w:cs="Times New Roman"/>
      <w:b/>
      <w:i/>
      <w:sz w:val="20"/>
      <w:szCs w:val="20"/>
    </w:rPr>
  </w:style>
  <w:style w:type="paragraph" w:styleId="Footer">
    <w:name w:val="footer"/>
    <w:basedOn w:val="Normal"/>
    <w:link w:val="FooterChar"/>
    <w:uiPriority w:val="99"/>
    <w:rsid w:val="00963746"/>
    <w:pPr>
      <w:spacing w:after="0"/>
      <w:jc w:val="center"/>
    </w:pPr>
    <w:rPr>
      <w:sz w:val="22"/>
    </w:rPr>
  </w:style>
  <w:style w:type="character" w:customStyle="1" w:styleId="FooterChar">
    <w:name w:val="Footer Char"/>
    <w:basedOn w:val="DefaultParagraphFont"/>
    <w:link w:val="Footer"/>
    <w:uiPriority w:val="99"/>
    <w:rsid w:val="00963746"/>
    <w:rPr>
      <w:rFonts w:ascii="Times New Roman" w:eastAsia="Times New Roman" w:hAnsi="Times New Roman" w:cs="Times New Roman"/>
      <w:szCs w:val="20"/>
    </w:rPr>
  </w:style>
  <w:style w:type="paragraph" w:styleId="BlockText">
    <w:name w:val="Block Text"/>
    <w:basedOn w:val="Normal"/>
    <w:uiPriority w:val="99"/>
    <w:rsid w:val="00963746"/>
    <w:pPr>
      <w:ind w:left="-720" w:right="-720"/>
    </w:pPr>
  </w:style>
  <w:style w:type="character" w:styleId="PageNumber">
    <w:name w:val="page number"/>
    <w:uiPriority w:val="99"/>
    <w:rsid w:val="00963746"/>
    <w:rPr>
      <w:rFonts w:cs="Times New Roman"/>
    </w:rPr>
  </w:style>
  <w:style w:type="paragraph" w:styleId="BodyText">
    <w:name w:val="Body Text"/>
    <w:basedOn w:val="Normal"/>
    <w:link w:val="BodyTextChar"/>
    <w:uiPriority w:val="99"/>
    <w:rsid w:val="00963746"/>
    <w:rPr>
      <w:rFonts w:ascii="Arial" w:hAnsi="Arial"/>
      <w:sz w:val="20"/>
    </w:rPr>
  </w:style>
  <w:style w:type="character" w:customStyle="1" w:styleId="BodyTextChar">
    <w:name w:val="Body Text Char"/>
    <w:basedOn w:val="DefaultParagraphFont"/>
    <w:link w:val="BodyText"/>
    <w:uiPriority w:val="99"/>
    <w:rsid w:val="00963746"/>
    <w:rPr>
      <w:rFonts w:ascii="Arial" w:eastAsia="Times New Roman" w:hAnsi="Arial" w:cs="Times New Roman"/>
      <w:sz w:val="20"/>
      <w:szCs w:val="20"/>
    </w:rPr>
  </w:style>
  <w:style w:type="paragraph" w:styleId="BodyText2">
    <w:name w:val="Body Text 2"/>
    <w:basedOn w:val="Normal"/>
    <w:link w:val="BodyText2Char"/>
    <w:uiPriority w:val="99"/>
    <w:rsid w:val="00963746"/>
    <w:pPr>
      <w:pBdr>
        <w:bottom w:val="single" w:sz="12" w:space="1" w:color="auto"/>
      </w:pBdr>
      <w:tabs>
        <w:tab w:val="left" w:pos="3140"/>
        <w:tab w:val="left" w:pos="3330"/>
        <w:tab w:val="left" w:pos="5760"/>
        <w:tab w:val="right" w:pos="9360"/>
      </w:tabs>
    </w:pPr>
    <w:rPr>
      <w:rFonts w:ascii="Arial" w:hAnsi="Arial"/>
    </w:rPr>
  </w:style>
  <w:style w:type="character" w:customStyle="1" w:styleId="BodyText2Char">
    <w:name w:val="Body Text 2 Char"/>
    <w:basedOn w:val="DefaultParagraphFont"/>
    <w:link w:val="BodyText2"/>
    <w:uiPriority w:val="99"/>
    <w:rsid w:val="00963746"/>
    <w:rPr>
      <w:rFonts w:ascii="Arial" w:eastAsia="Times New Roman" w:hAnsi="Arial" w:cs="Times New Roman"/>
      <w:szCs w:val="20"/>
    </w:rPr>
  </w:style>
  <w:style w:type="character" w:customStyle="1" w:styleId="DeltaViewInsertion">
    <w:name w:val="DeltaView Insertion"/>
    <w:rsid w:val="00963746"/>
    <w:rPr>
      <w:b/>
      <w:bCs/>
      <w:color w:val="0000FF"/>
      <w:spacing w:val="0"/>
      <w:u w:val="double"/>
    </w:rPr>
  </w:style>
  <w:style w:type="paragraph" w:styleId="ListParagraph">
    <w:name w:val="List Paragraph"/>
    <w:basedOn w:val="Normal"/>
    <w:uiPriority w:val="34"/>
    <w:qFormat/>
    <w:rsid w:val="00963746"/>
    <w:pPr>
      <w:ind w:left="720"/>
      <w:contextualSpacing/>
    </w:pPr>
  </w:style>
  <w:style w:type="paragraph" w:styleId="FootnoteText">
    <w:name w:val="footnote text"/>
    <w:basedOn w:val="Normal"/>
    <w:link w:val="FootnoteTextChar"/>
    <w:uiPriority w:val="99"/>
    <w:unhideWhenUsed/>
    <w:rsid w:val="00963746"/>
    <w:pPr>
      <w:spacing w:after="0"/>
    </w:pPr>
    <w:rPr>
      <w:sz w:val="20"/>
    </w:rPr>
  </w:style>
  <w:style w:type="character" w:customStyle="1" w:styleId="FootnoteTextChar">
    <w:name w:val="Footnote Text Char"/>
    <w:basedOn w:val="DefaultParagraphFont"/>
    <w:link w:val="FootnoteText"/>
    <w:uiPriority w:val="99"/>
    <w:rsid w:val="0096374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63746"/>
    <w:rPr>
      <w:vertAlign w:val="superscript"/>
    </w:rPr>
  </w:style>
  <w:style w:type="paragraph" w:styleId="BalloonText">
    <w:name w:val="Balloon Text"/>
    <w:basedOn w:val="Normal"/>
    <w:link w:val="BalloonTextChar"/>
    <w:uiPriority w:val="99"/>
    <w:semiHidden/>
    <w:unhideWhenUsed/>
    <w:rsid w:val="0096374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746"/>
    <w:rPr>
      <w:rFonts w:ascii="Tahoma" w:eastAsia="Times New Roman" w:hAnsi="Tahoma" w:cs="Tahoma"/>
      <w:sz w:val="16"/>
      <w:szCs w:val="16"/>
    </w:rPr>
  </w:style>
  <w:style w:type="paragraph" w:customStyle="1" w:styleId="Table">
    <w:name w:val="Table"/>
    <w:basedOn w:val="Normal"/>
    <w:rsid w:val="00963746"/>
    <w:pPr>
      <w:widowControl/>
      <w:autoSpaceDE w:val="0"/>
      <w:autoSpaceDN w:val="0"/>
      <w:jc w:val="left"/>
    </w:pPr>
    <w:rPr>
      <w:rFonts w:eastAsia="Calibri"/>
      <w:szCs w:val="24"/>
      <w:lang w:val="en-IN" w:eastAsia="en-IN"/>
    </w:rPr>
  </w:style>
  <w:style w:type="paragraph" w:customStyle="1" w:styleId="DocID">
    <w:name w:val="DocID"/>
    <w:basedOn w:val="Normal"/>
    <w:next w:val="Footer"/>
    <w:link w:val="DocIDChar"/>
    <w:rsid w:val="00963746"/>
    <w:pPr>
      <w:spacing w:after="0"/>
      <w:jc w:val="left"/>
    </w:pPr>
    <w:rPr>
      <w:rFonts w:ascii="Arial" w:hAnsi="Arial" w:cs="Arial"/>
      <w:color w:val="000000"/>
      <w:sz w:val="16"/>
      <w:szCs w:val="24"/>
    </w:rPr>
  </w:style>
  <w:style w:type="character" w:customStyle="1" w:styleId="DocIDChar">
    <w:name w:val="DocID Char"/>
    <w:basedOn w:val="DefaultParagraphFont"/>
    <w:link w:val="DocID"/>
    <w:rsid w:val="00963746"/>
    <w:rPr>
      <w:rFonts w:ascii="Arial" w:eastAsia="Times New Roman" w:hAnsi="Arial" w:cs="Arial"/>
      <w:color w:val="000000"/>
      <w:sz w:val="16"/>
      <w:szCs w:val="24"/>
      <w:lang w:val="en-US" w:eastAsia="en-US"/>
    </w:rPr>
  </w:style>
  <w:style w:type="table" w:styleId="TableGrid">
    <w:name w:val="Table Grid"/>
    <w:basedOn w:val="TableNormal"/>
    <w:uiPriority w:val="59"/>
    <w:rsid w:val="00F63E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D7FFB"/>
    <w:rPr>
      <w:sz w:val="16"/>
      <w:szCs w:val="16"/>
    </w:rPr>
  </w:style>
  <w:style w:type="paragraph" w:styleId="CommentText">
    <w:name w:val="annotation text"/>
    <w:basedOn w:val="Normal"/>
    <w:link w:val="CommentTextChar"/>
    <w:uiPriority w:val="99"/>
    <w:semiHidden/>
    <w:unhideWhenUsed/>
    <w:rsid w:val="002D7FFB"/>
    <w:rPr>
      <w:sz w:val="20"/>
    </w:rPr>
  </w:style>
  <w:style w:type="character" w:customStyle="1" w:styleId="CommentTextChar">
    <w:name w:val="Comment Text Char"/>
    <w:basedOn w:val="DefaultParagraphFont"/>
    <w:link w:val="CommentText"/>
    <w:uiPriority w:val="99"/>
    <w:semiHidden/>
    <w:rsid w:val="002D7FFB"/>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2D7FFB"/>
    <w:rPr>
      <w:b/>
      <w:bCs/>
    </w:rPr>
  </w:style>
  <w:style w:type="character" w:customStyle="1" w:styleId="CommentSubjectChar">
    <w:name w:val="Comment Subject Char"/>
    <w:basedOn w:val="CommentTextChar"/>
    <w:link w:val="CommentSubject"/>
    <w:uiPriority w:val="99"/>
    <w:semiHidden/>
    <w:rsid w:val="002D7FFB"/>
    <w:rPr>
      <w:rFonts w:ascii="Times New Roman" w:eastAsia="Times New Roman" w:hAnsi="Times New Roman"/>
      <w:b/>
      <w:bCs/>
    </w:rPr>
  </w:style>
  <w:style w:type="character" w:styleId="Hyperlink">
    <w:name w:val="Hyperlink"/>
    <w:basedOn w:val="DefaultParagraphFont"/>
    <w:uiPriority w:val="99"/>
    <w:unhideWhenUsed/>
    <w:rsid w:val="00006A5F"/>
    <w:rPr>
      <w:color w:val="0000FF" w:themeColor="hyperlink"/>
      <w:u w:val="single"/>
    </w:rPr>
  </w:style>
  <w:style w:type="character" w:customStyle="1" w:styleId="UnresolvedMention1">
    <w:name w:val="Unresolved Mention1"/>
    <w:basedOn w:val="DefaultParagraphFont"/>
    <w:uiPriority w:val="99"/>
    <w:semiHidden/>
    <w:unhideWhenUsed/>
    <w:rsid w:val="00006A5F"/>
    <w:rPr>
      <w:color w:val="605E5C"/>
      <w:shd w:val="clear" w:color="auto" w:fill="E1DFDD"/>
    </w:rPr>
  </w:style>
  <w:style w:type="character" w:customStyle="1" w:styleId="DeltaViewDeletion">
    <w:name w:val="DeltaView Deletion"/>
    <w:basedOn w:val="DefaultParagraphFont"/>
    <w:uiPriority w:val="99"/>
    <w:rsid w:val="008312D8"/>
    <w:rPr>
      <w:strike/>
      <w:color w:val="FF0000"/>
    </w:rPr>
  </w:style>
  <w:style w:type="character" w:customStyle="1" w:styleId="UnresolvedMention2">
    <w:name w:val="Unresolved Mention2"/>
    <w:basedOn w:val="DefaultParagraphFont"/>
    <w:uiPriority w:val="99"/>
    <w:semiHidden/>
    <w:unhideWhenUsed/>
    <w:rsid w:val="001978BC"/>
    <w:rPr>
      <w:color w:val="605E5C"/>
      <w:shd w:val="clear" w:color="auto" w:fill="E1DFDD"/>
    </w:rPr>
  </w:style>
  <w:style w:type="paragraph" w:styleId="Revision">
    <w:name w:val="Revision"/>
    <w:hidden/>
    <w:uiPriority w:val="99"/>
    <w:semiHidden/>
    <w:rsid w:val="009B144C"/>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62834">
      <w:bodyDiv w:val="1"/>
      <w:marLeft w:val="0"/>
      <w:marRight w:val="0"/>
      <w:marTop w:val="0"/>
      <w:marBottom w:val="0"/>
      <w:divBdr>
        <w:top w:val="none" w:sz="0" w:space="0" w:color="auto"/>
        <w:left w:val="none" w:sz="0" w:space="0" w:color="auto"/>
        <w:bottom w:val="none" w:sz="0" w:space="0" w:color="auto"/>
        <w:right w:val="none" w:sz="0" w:space="0" w:color="auto"/>
      </w:divBdr>
    </w:div>
    <w:div w:id="600842439">
      <w:bodyDiv w:val="1"/>
      <w:marLeft w:val="0"/>
      <w:marRight w:val="0"/>
      <w:marTop w:val="0"/>
      <w:marBottom w:val="0"/>
      <w:divBdr>
        <w:top w:val="none" w:sz="0" w:space="0" w:color="auto"/>
        <w:left w:val="none" w:sz="0" w:space="0" w:color="auto"/>
        <w:bottom w:val="none" w:sz="0" w:space="0" w:color="auto"/>
        <w:right w:val="none" w:sz="0" w:space="0" w:color="auto"/>
      </w:divBdr>
    </w:div>
    <w:div w:id="673654776">
      <w:bodyDiv w:val="1"/>
      <w:marLeft w:val="0"/>
      <w:marRight w:val="0"/>
      <w:marTop w:val="0"/>
      <w:marBottom w:val="0"/>
      <w:divBdr>
        <w:top w:val="none" w:sz="0" w:space="0" w:color="auto"/>
        <w:left w:val="none" w:sz="0" w:space="0" w:color="auto"/>
        <w:bottom w:val="none" w:sz="0" w:space="0" w:color="auto"/>
        <w:right w:val="none" w:sz="0" w:space="0" w:color="auto"/>
      </w:divBdr>
    </w:div>
    <w:div w:id="974018639">
      <w:bodyDiv w:val="1"/>
      <w:marLeft w:val="0"/>
      <w:marRight w:val="0"/>
      <w:marTop w:val="0"/>
      <w:marBottom w:val="0"/>
      <w:divBdr>
        <w:top w:val="none" w:sz="0" w:space="0" w:color="auto"/>
        <w:left w:val="none" w:sz="0" w:space="0" w:color="auto"/>
        <w:bottom w:val="none" w:sz="0" w:space="0" w:color="auto"/>
        <w:right w:val="none" w:sz="0" w:space="0" w:color="auto"/>
      </w:divBdr>
    </w:div>
    <w:div w:id="1008870700">
      <w:bodyDiv w:val="1"/>
      <w:marLeft w:val="0"/>
      <w:marRight w:val="0"/>
      <w:marTop w:val="0"/>
      <w:marBottom w:val="0"/>
      <w:divBdr>
        <w:top w:val="none" w:sz="0" w:space="0" w:color="auto"/>
        <w:left w:val="none" w:sz="0" w:space="0" w:color="auto"/>
        <w:bottom w:val="none" w:sz="0" w:space="0" w:color="auto"/>
        <w:right w:val="none" w:sz="0" w:space="0" w:color="auto"/>
      </w:divBdr>
    </w:div>
    <w:div w:id="1223951318">
      <w:bodyDiv w:val="1"/>
      <w:marLeft w:val="0"/>
      <w:marRight w:val="0"/>
      <w:marTop w:val="0"/>
      <w:marBottom w:val="0"/>
      <w:divBdr>
        <w:top w:val="none" w:sz="0" w:space="0" w:color="auto"/>
        <w:left w:val="none" w:sz="0" w:space="0" w:color="auto"/>
        <w:bottom w:val="none" w:sz="0" w:space="0" w:color="auto"/>
        <w:right w:val="none" w:sz="0" w:space="0" w:color="auto"/>
      </w:divBdr>
    </w:div>
    <w:div w:id="1478306408">
      <w:bodyDiv w:val="1"/>
      <w:marLeft w:val="0"/>
      <w:marRight w:val="0"/>
      <w:marTop w:val="0"/>
      <w:marBottom w:val="0"/>
      <w:divBdr>
        <w:top w:val="none" w:sz="0" w:space="0" w:color="auto"/>
        <w:left w:val="none" w:sz="0" w:space="0" w:color="auto"/>
        <w:bottom w:val="none" w:sz="0" w:space="0" w:color="auto"/>
        <w:right w:val="none" w:sz="0" w:space="0" w:color="auto"/>
      </w:divBdr>
      <w:divsChild>
        <w:div w:id="496961302">
          <w:marLeft w:val="0"/>
          <w:marRight w:val="0"/>
          <w:marTop w:val="0"/>
          <w:marBottom w:val="0"/>
          <w:divBdr>
            <w:top w:val="none" w:sz="0" w:space="0" w:color="auto"/>
            <w:left w:val="none" w:sz="0" w:space="0" w:color="auto"/>
            <w:bottom w:val="none" w:sz="0" w:space="0" w:color="auto"/>
            <w:right w:val="none" w:sz="0" w:space="0" w:color="auto"/>
          </w:divBdr>
          <w:divsChild>
            <w:div w:id="964390440">
              <w:marLeft w:val="0"/>
              <w:marRight w:val="0"/>
              <w:marTop w:val="0"/>
              <w:marBottom w:val="0"/>
              <w:divBdr>
                <w:top w:val="none" w:sz="0" w:space="0" w:color="auto"/>
                <w:left w:val="none" w:sz="0" w:space="0" w:color="auto"/>
                <w:bottom w:val="none" w:sz="0" w:space="0" w:color="auto"/>
                <w:right w:val="none" w:sz="0" w:space="0" w:color="auto"/>
              </w:divBdr>
              <w:divsChild>
                <w:div w:id="1380743168">
                  <w:marLeft w:val="0"/>
                  <w:marRight w:val="0"/>
                  <w:marTop w:val="0"/>
                  <w:marBottom w:val="0"/>
                  <w:divBdr>
                    <w:top w:val="none" w:sz="0" w:space="0" w:color="auto"/>
                    <w:left w:val="none" w:sz="0" w:space="0" w:color="auto"/>
                    <w:bottom w:val="none" w:sz="0" w:space="0" w:color="auto"/>
                    <w:right w:val="none" w:sz="0" w:space="0" w:color="auto"/>
                  </w:divBdr>
                  <w:divsChild>
                    <w:div w:id="1145195848">
                      <w:marLeft w:val="0"/>
                      <w:marRight w:val="0"/>
                      <w:marTop w:val="100"/>
                      <w:marBottom w:val="100"/>
                      <w:divBdr>
                        <w:top w:val="none" w:sz="0" w:space="0" w:color="auto"/>
                        <w:left w:val="none" w:sz="0" w:space="0" w:color="auto"/>
                        <w:bottom w:val="none" w:sz="0" w:space="0" w:color="auto"/>
                        <w:right w:val="none" w:sz="0" w:space="0" w:color="auto"/>
                      </w:divBdr>
                      <w:divsChild>
                        <w:div w:id="942767725">
                          <w:marLeft w:val="0"/>
                          <w:marRight w:val="0"/>
                          <w:marTop w:val="0"/>
                          <w:marBottom w:val="0"/>
                          <w:divBdr>
                            <w:top w:val="none" w:sz="0" w:space="0" w:color="auto"/>
                            <w:left w:val="none" w:sz="0" w:space="0" w:color="auto"/>
                            <w:bottom w:val="none" w:sz="0" w:space="0" w:color="auto"/>
                            <w:right w:val="none" w:sz="0" w:space="0" w:color="auto"/>
                          </w:divBdr>
                          <w:divsChild>
                            <w:div w:id="1710643901">
                              <w:marLeft w:val="0"/>
                              <w:marRight w:val="0"/>
                              <w:marTop w:val="0"/>
                              <w:marBottom w:val="0"/>
                              <w:divBdr>
                                <w:top w:val="none" w:sz="0" w:space="0" w:color="auto"/>
                                <w:left w:val="none" w:sz="0" w:space="0" w:color="auto"/>
                                <w:bottom w:val="none" w:sz="0" w:space="0" w:color="auto"/>
                                <w:right w:val="none" w:sz="0" w:space="0" w:color="auto"/>
                              </w:divBdr>
                              <w:divsChild>
                                <w:div w:id="2077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618307">
      <w:bodyDiv w:val="1"/>
      <w:marLeft w:val="0"/>
      <w:marRight w:val="0"/>
      <w:marTop w:val="0"/>
      <w:marBottom w:val="0"/>
      <w:divBdr>
        <w:top w:val="none" w:sz="0" w:space="0" w:color="auto"/>
        <w:left w:val="none" w:sz="0" w:space="0" w:color="auto"/>
        <w:bottom w:val="none" w:sz="0" w:space="0" w:color="auto"/>
        <w:right w:val="none" w:sz="0" w:space="0" w:color="auto"/>
      </w:divBdr>
    </w:div>
    <w:div w:id="1762217606">
      <w:bodyDiv w:val="1"/>
      <w:marLeft w:val="0"/>
      <w:marRight w:val="0"/>
      <w:marTop w:val="0"/>
      <w:marBottom w:val="0"/>
      <w:divBdr>
        <w:top w:val="none" w:sz="0" w:space="0" w:color="auto"/>
        <w:left w:val="none" w:sz="0" w:space="0" w:color="auto"/>
        <w:bottom w:val="none" w:sz="0" w:space="0" w:color="auto"/>
        <w:right w:val="none" w:sz="0" w:space="0" w:color="auto"/>
      </w:divBdr>
    </w:div>
    <w:div w:id="1767000864">
      <w:bodyDiv w:val="1"/>
      <w:marLeft w:val="0"/>
      <w:marRight w:val="0"/>
      <w:marTop w:val="0"/>
      <w:marBottom w:val="0"/>
      <w:divBdr>
        <w:top w:val="none" w:sz="0" w:space="0" w:color="auto"/>
        <w:left w:val="none" w:sz="0" w:space="0" w:color="auto"/>
        <w:bottom w:val="none" w:sz="0" w:space="0" w:color="auto"/>
        <w:right w:val="none" w:sz="0" w:space="0" w:color="auto"/>
      </w:divBdr>
    </w:div>
    <w:div w:id="1810513812">
      <w:bodyDiv w:val="1"/>
      <w:marLeft w:val="0"/>
      <w:marRight w:val="0"/>
      <w:marTop w:val="0"/>
      <w:marBottom w:val="0"/>
      <w:divBdr>
        <w:top w:val="none" w:sz="0" w:space="0" w:color="auto"/>
        <w:left w:val="none" w:sz="0" w:space="0" w:color="auto"/>
        <w:bottom w:val="none" w:sz="0" w:space="0" w:color="auto"/>
        <w:right w:val="none" w:sz="0" w:space="0" w:color="auto"/>
      </w:divBdr>
    </w:div>
    <w:div w:id="1837070853">
      <w:bodyDiv w:val="1"/>
      <w:marLeft w:val="0"/>
      <w:marRight w:val="0"/>
      <w:marTop w:val="0"/>
      <w:marBottom w:val="0"/>
      <w:divBdr>
        <w:top w:val="none" w:sz="0" w:space="0" w:color="auto"/>
        <w:left w:val="none" w:sz="0" w:space="0" w:color="auto"/>
        <w:bottom w:val="none" w:sz="0" w:space="0" w:color="auto"/>
        <w:right w:val="none" w:sz="0" w:space="0" w:color="auto"/>
      </w:divBdr>
    </w:div>
    <w:div w:id="1845392615">
      <w:bodyDiv w:val="1"/>
      <w:marLeft w:val="0"/>
      <w:marRight w:val="0"/>
      <w:marTop w:val="0"/>
      <w:marBottom w:val="0"/>
      <w:divBdr>
        <w:top w:val="none" w:sz="0" w:space="0" w:color="auto"/>
        <w:left w:val="none" w:sz="0" w:space="0" w:color="auto"/>
        <w:bottom w:val="none" w:sz="0" w:space="0" w:color="auto"/>
        <w:right w:val="none" w:sz="0" w:space="0" w:color="auto"/>
      </w:divBdr>
    </w:div>
    <w:div w:id="212306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ictionary xmlns="http://schemas.business-integrity.com/dealbuilder/2006/dictionary" SavedByVersion="4.5.3501.0" MinimumVersion="4.4.0.0"/>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ession xmlns="http://schemas.business-integrity.com/dealbuilder/2006/answers">
  <Variable Name="__viewstategenerator" Relevant="false">
    <Value>8B67305E</Value>
  </Variable>
  <Variable Name="launchdivaction" Known="false" Relevant="false"/>
  <Variable Name="agreementdate">
    <Value>2019-08-01</Value>
  </Variable>
  <Variable Name="am representation">
    <Value>Disclosing Party</Value>
  </Variable>
  <Variable Name="exclusivity">
    <Value>true</Value>
  </Variable>
  <Variable Name="exclusivitybinding">
    <Value>Receiving Party</Value>
  </Variable>
  <Variable Name="exclusivityexpiry">
    <Value>2019-08-01</Value>
  </Variable>
  <Variable Name="disclosure of confidential information yn">
    <Value>false</Value>
  </Variable>
  <Variable Name="pricesensetiveinformation">
    <Value>true</Value>
  </Variable>
  <Variable Name="governing law">
    <Value>India </Value>
  </Variable>
  <Variable Name="dp_no. of parties">
    <Value>1</Value>
  </Variable>
  <Variable Name="dp_name" RepeatContext="[1]">
    <Value>Assets Care &amp; Reconstruction Enterprises Limited</Value>
  </Variable>
  <Variable Name="dp_form of organisation" RepeatContext="[1]">
    <Value>Company</Value>
  </Variable>
  <Variable Name="dp_act" RepeatContext="[1]">
    <Value>Companies Act, 1956</Value>
  </Variable>
  <Variable Name="dp_cin" RepeatContext="[1]">
    <Value>[]</Value>
  </Variable>
  <Variable Name="dp_address" RepeatContext="[1]">
    <Value>[]</Value>
  </Variable>
  <Variable Name="dp_abbreviated form" RepeatContext="[1]">
    <Value>ACRE</Value>
  </Variable>
  <Variable Name="dp_fax" RepeatContext="[1]">
    <Value>[]</Value>
  </Variable>
  <Variable Name="rp_no. of parties">
    <Value>1</Value>
  </Variable>
  <Variable Name="dp_passport" RepeatContext="[1]" Known="false" Relevant="false"/>
  <Variable Name="dp_trust act" RepeatContext="[1]" Known="false" Relevant="false"/>
  <Variable Name="dp_trustname" RepeatContext="[1]" Known="false" Relevant="false"/>
  <Variable Name="dp_trustee" RepeatContext="[1]" Known="false" Relevant="false"/>
  <Variable Name="dp_partnership act" RepeatContext="[1]" Known="false" Relevant="false"/>
  <Variable Name="dp_partner" RepeatContext="[1]" Known="false" Relevant="false"/>
  <Variable Name="rp_representatives">
    <Value>Directors</Value>
    <Value>Officers</Value>
    <Value>Employees</Value>
    <Value>Advisors</Value>
  </Variable>
  <Variable Name="rp_name" RepeatContext="[1]">
    <Value>ABC</Value>
  </Variable>
  <Variable Name="rp_form of organisation" RepeatContext="[1]">
    <Value>Company</Value>
  </Variable>
  <Variable Name="rp_act" RepeatContext="[1]">
    <Value>Companies Act, 2013</Value>
  </Variable>
  <Variable Name="rp_cin" RepeatContext="[1]">
    <Value>[insrert CIN]</Value>
  </Variable>
  <Variable Name="rp_passport" RepeatContext="[1]" Known="false" Relevant="false"/>
  <Variable Name="rp_address" RepeatContext="[1]">
    <Value>[insert address]</Value>
  </Variable>
  <Variable Name="rp_trust act" RepeatContext="[1]" Known="false" Relevant="false"/>
  <Variable Name="rptrustname" RepeatContext="[1]" Known="false" Relevant="false"/>
  <Variable Name="rp_trustee" RepeatContext="[1]" Known="false" Relevant="false"/>
  <Variable Name="rp_partnership act" RepeatContext="[1]" Known="false" Relevant="false"/>
  <Variable Name="rp_partner" RepeatContext="[1]" Known="false" Relevant="false"/>
  <Variable Name="rp_abbreviated form" RepeatContext="[1]">
    <Value>Receiving Party</Value>
  </Variable>
  <Variable Name="rp_fax" RepeatContext="[1]">
    <Value>[]</Value>
  </Variable>
  <Variable Name="mode_of_disputeresolution">
    <Value>Arbitration</Value>
  </Variable>
  <Variable Name="arbitrationrules">
    <Value>Institutional Rules</Value>
  </Variable>
  <Variable Name="arbitrator_sole_or_panel">
    <Value>Panel</Value>
  </Variable>
  <Variable Name="arbitratornameindividual" Known="false" Relevant="false"/>
  <Variable Name="arbitration_seat">
    <Value>Mumbai</Value>
  </Variable>
  <Variable Name="arbitration_institution_name">
    <Value>SIAC Rules</Value>
  </Variable>
  <Variable Name="courtname">
    <Value>Mumbai</Value>
  </Variable>
  <Variable Name="allowedteam">
    <Value>true</Value>
  </Variable>
  <Parameter Name="db_profile_reference">
    <Value>GC</Value>
  </Parameter>
  <Parameter Name="db_profile_description">
    <Value>General Corporate</Value>
  </Parameter>
  <Parameter Name="db_alert_compulsory_stop">
    <Value>false</Value>
  </Parameter>
  <Parameter Name="db_alert_popup">
    <Value>false</Value>
  </Parameter>
  <Parameter Name="db_alert_variable_highlight">
    <Value>none</Value>
  </Parameter>
  <Parameter Name="db_completeness_display">
    <Value>incomplete</Value>
  </Parameter>
  <Parameter Name="db_completeness_format">
    <Value>number</Value>
  </Parameter>
  <Parameter Name="db_completeness_threshold">
    <Value>-1</Value>
  </Parameter>
  <Parameter Name="db_disable_when_unknown_compulsory">
    <Value>true</Value>
  </Parameter>
  <Parameter Name="db_disable_when_unknown_noncompulsory">
    <Value>true</Value>
  </Parameter>
  <Parameter Name="db_disabled">
    <Value>ghosted</Value>
  </Parameter>
  <Parameter Name="db_display_all_comments">
    <Value>false</Value>
  </Parameter>
  <Parameter Name="db_documentview_blur_content_frequency">
    <Value>0</Value>
  </Parameter>
  <Parameter Name="db_documentview_display_excluded_text">
    <Value>false</Value>
  </Parameter>
  <Parameter Name="db_documentview_display_excluded_text_config_clientside">
    <Value>true</Value>
  </Parameter>
  <Parameter Name="db_documentview_display_hidden_symbols">
    <Value>false</Value>
  </Parameter>
  <Parameter Name="db_documentview_display_included_brackets">
    <Value>false</Value>
  </Parameter>
  <Parameter Name="db_documentview_display_initial_guidance">
    <Value>false</Value>
  </Parameter>
  <Parameter Name="db_documentview_enable_onclick_dynamic_text">
    <Value>true</Value>
  </Parameter>
  <Parameter Name="db_documentview_enable_question_occurrences">
    <Value>true</Value>
  </Parameter>
  <Parameter Name="db_documentview_highlight_dynamic_text">
    <Value>false</Value>
  </Parameter>
  <Parameter Name="db_documentview_highlight_dynamic_text_config_clientside">
    <Value>true</Value>
  </Parameter>
  <Parameter Name="db_documentview_outlinelevel1_format">
    <Value>digit</Value>
  </Parameter>
  <Parameter Name="db_documentview_outlinelevel1_text">
    <Value>1</Value>
  </Parameter>
  <Parameter Name="db_documentview_outlinelevel2_format">
    <Value>digit</Value>
  </Parameter>
  <Parameter Name="db_documentview_outlinelevel2_text">
    <Value>1.2</Value>
  </Parameter>
  <Parameter Name="db_documentview_outlinelevel3_format">
    <Value>digit</Value>
  </Parameter>
  <Parameter Name="db_documentview_outlinelevel3_text">
    <Value>1.2.3</Value>
  </Parameter>
  <Parameter Name="db_documentview_outlinelevel4_format">
    <Value>lowerletter</Value>
  </Parameter>
  <Parameter Name="db_documentview_outlinelevel4_text">
    <Value>(4)</Value>
  </Parameter>
  <Parameter Name="db_documentview_outlinelevel5_format">
    <Value>lowerroman</Value>
  </Parameter>
  <Parameter Name="db_documentview_outlinelevel5_text">
    <Value>(5)</Value>
  </Parameter>
  <Parameter Name="db_documentview_outlinelevel6_format">
    <Value>digit</Value>
  </Parameter>
  <Parameter Name="db_documentview_outlinelevel6_text">
    <Value>(6)</Value>
  </Parameter>
  <Parameter Name="db_documentview_outlinelevel7_format">
    <Value>upperletter</Value>
  </Parameter>
  <Parameter Name="db_documentview_outlinelevel7_text">
    <Value>(7)</Value>
  </Parameter>
  <Parameter Name="db_documentview_outlinelevel8_format">
    <Value>upperroman</Value>
  </Parameter>
  <Parameter Name="db_documentview_outlinelevel8_text">
    <Value>(8)</Value>
  </Parameter>
  <Parameter Name="db_documentview_outlinelevel9_format">
    <Value>digit</Value>
  </Parameter>
  <Parameter Name="db_documentview_outlinelevel9_text">
    <Value>(9)</Value>
  </Parameter>
  <Parameter Name="db_documentview_questionnaire_width">
    <Value>350</Value>
  </Parameter>
  <Parameter Name="db_documentview_select_dynamic_text">
    <Value>true</Value>
  </Parameter>
  <Parameter Name="db_documentview_select_dynamic_text_config_clientside">
    <Value>false</Value>
  </Parameter>
  <Parameter Name="db_enable_upward_dependency">
    <Value>false</Value>
  </Parameter>
  <Parameter Name="db_enforce_compulsory">
    <Value>true</Value>
  </Parameter>
  <Parameter Name="db_focus_variable_onload">
    <Value>true</Value>
  </Parameter>
  <Parameter Name="db_implied_alttext">
    <Value>●</Value>
  </Parameter>
  <Parameter Name="db_implied_boolean_layout">
    <Value>vertical</Value>
  </Parameter>
  <Parameter Name="db_implied_buttonlist_layout">
    <Value>vertical</Value>
  </Parameter>
  <Parameter Name="db_implied_commit">
    <Value>false</Value>
  </Parameter>
  <Parameter Name="db_implied_defer">
    <Value>false</Value>
  </Parameter>
  <Parameter Name="db_implied_documentview">
    <Value>false</Value>
  </Parameter>
  <Parameter Name="db_implied_print_unsure">
    <Value>false</Value>
  </Parameter>
  <Parameter Name="db_implied_repeat_layout">
    <Value>expanded</Value>
  </Parameter>
  <Parameter Name="db_implied_repeat_title_multiple">
    <Value>%1 of %5</Value>
  </Parameter>
  <Parameter Name="db_implied_repeat_title_single">
    <Value>%1 only</Value>
  </Parameter>
  <Parameter Name="db_implied_repeat_unbounded">
    <Value>insert</Value>
  </Parameter>
  <Parameter Name="db_implied_sure">
    <Value>true</Value>
  </Parameter>
  <Parameter Name="db_locale_input">
    <Value>english_usa</Value>
  </Parameter>
  <Parameter Name="db_locale_output">
    <Value>english_usa</Value>
  </Parameter>
  <Parameter Name="db_next_button_on_last_page">
    <Value>enabled</Value>
  </Parameter>
  <Parameter Name="db_output_document_format">
    <Value>docx</Value>
  </Parameter>
  <Parameter Name="db_output_documents_zipped">
    <Value>true</Value>
  </Parameter>
  <Parameter Name="db_output_evaluate_attach">
    <Value>true</Value>
  </Parameter>
  <Parameter Name="db_output_evaluate_expression">
    <Value>true</Value>
  </Parameter>
  <Parameter Name="db_output_field_brackets">
    <Value>[]</Value>
  </Parameter>
  <Parameter Name="db_output_include_answers">
    <Value>true</Value>
  </Parameter>
  <Parameter Name="db_output_include_markup_definitions">
    <Value>false</Value>
  </Parameter>
  <Parameter Name="db_output_include_properties">
    <Value>false</Value>
  </Parameter>
  <Parameter Name="db_output_invoke_macro">
    <Value/>
  </Parameter>
  <Parameter Name="db_output_map_unresolved">
    <Value>unresolved</Value>
  </Parameter>
  <Parameter Name="db_output_notes">
    <Value>none</Value>
  </Parameter>
  <Parameter Name="db_output_smart_spacing">
    <Value>true</Value>
  </Parameter>
  <Parameter Name="db_output_span_brackets">
    <Value>[]</Value>
  </Parameter>
  <Parameter Name="db_output_update_fields">
    <Value>true</Value>
  </Parameter>
  <Parameter Name="db_questionnaire_complete_save">
    <Value>false</Value>
  </Parameter>
  <Parameter Name="db_show_comment">
    <Value>false</Value>
  </Parameter>
  <Parameter Name="db_show_committed">
    <Value>false</Value>
  </Parameter>
  <Parameter Name="db_show_committed_style">
    <Value/>
  </Parameter>
  <Parameter Name="db_show_guidance">
    <Value>true</Value>
  </Parameter>
  <Parameter Name="db_show_irrelevant">
    <Value>false</Value>
  </Parameter>
  <Parameter Name="db_show_state">
    <Value>false</Value>
  </Parameter>
  <Parameter Name="db_show_status">
    <Value>false</Value>
  </Parameter>
  <Parameter Name="db_show_summary">
    <Value>disabled</Value>
  </Parameter>
  <Parameter Name="db_show_variables">
    <Value>all</Value>
  </Parameter>
  <Parameter Name="db_template_form">
    <Value>6b32851a-0541-4f14-889c-919c9017e4f6</Value>
  </Parameter>
  <Parameter Name="db_template_reference">
    <Value>Non Disclosure Agreement_Test Mahesh</Value>
  </Parameter>
  <Parameter Name="db_template_version">
    <Value>Final</Value>
  </Parameter>
  <Parameter Name="db_trace">
    <Value>false</Value>
  </Parameter>
  <Parameter Name="db_transaction_basedon_reference">
    <Value/>
  </Parameter>
  <Parameter Name="db_transaction_id">
    <Value>11471</Value>
  </Parameter>
  <Parameter Name="db_transient">
    <Value>true</Value>
  </Parameter>
  <Parameter Name="db_validate_popup">
    <Value>true</Value>
  </Parameter>
  <Parameter Name="db_visited_pages">
    <Value>1</Value>
    <Value>1</Value>
    <Value>1</Value>
  </Parameter>
</Session>
</file>

<file path=customXml/item6.xml><?xml version="1.0" encoding="utf-8"?>
<ct:contentTypeSchema xmlns:ct="http://schemas.microsoft.com/office/2006/metadata/contentType" xmlns:ma="http://schemas.microsoft.com/office/2006/metadata/properties/metaAttributes" ct:_="" ma:_="" ma:contentTypeName="Document" ma:contentTypeID="0x01010097E365E88380E24C9825F1F7E15CC353" ma:contentTypeVersion="4" ma:contentTypeDescription="Create a new document." ma:contentTypeScope="" ma:versionID="9b88fd63b24c7f9d01d607879203c277">
  <xsd:schema xmlns:xsd="http://www.w3.org/2001/XMLSchema" xmlns:xs="http://www.w3.org/2001/XMLSchema" xmlns:p="http://schemas.microsoft.com/office/2006/metadata/properties" xmlns:ns3="0c319914-a46f-4b94-bfae-9954c5b58cfe" targetNamespace="http://schemas.microsoft.com/office/2006/metadata/properties" ma:root="true" ma:fieldsID="6841e345850b23d8aecd96b6b331bb8d" ns3:_="">
    <xsd:import namespace="0c319914-a46f-4b94-bfae-9954c5b58c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19914-a46f-4b94-bfae-9954c5b58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DCF2D6-2C5E-4483-8F3D-5933D9C4991E}">
  <ds:schemaRefs>
    <ds:schemaRef ds:uri="http://schemas.business-integrity.com/dealbuilder/2006/dictionary"/>
  </ds:schemaRefs>
</ds:datastoreItem>
</file>

<file path=customXml/itemProps2.xml><?xml version="1.0" encoding="utf-8"?>
<ds:datastoreItem xmlns:ds="http://schemas.openxmlformats.org/officeDocument/2006/customXml" ds:itemID="{F5123FB1-7FFA-43D7-A63D-B1B4D44E211A}">
  <ds:schemaRefs>
    <ds:schemaRef ds:uri="http://schemas.openxmlformats.org/officeDocument/2006/bibliography"/>
  </ds:schemaRefs>
</ds:datastoreItem>
</file>

<file path=customXml/itemProps3.xml><?xml version="1.0" encoding="utf-8"?>
<ds:datastoreItem xmlns:ds="http://schemas.openxmlformats.org/officeDocument/2006/customXml" ds:itemID="{D3479B32-CEA8-4F96-807D-50F762C85B9A}">
  <ds:schemaRefs>
    <ds:schemaRef ds:uri="http://schemas.microsoft.com/sharepoint/v3/contenttype/forms"/>
  </ds:schemaRefs>
</ds:datastoreItem>
</file>

<file path=customXml/itemProps4.xml><?xml version="1.0" encoding="utf-8"?>
<ds:datastoreItem xmlns:ds="http://schemas.openxmlformats.org/officeDocument/2006/customXml" ds:itemID="{E686C297-2FCC-41C6-BAC1-498A2DC92E3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36EE93B-64AC-4E86-B6B0-9F8DEDCEF9AE}">
  <ds:schemaRefs>
    <ds:schemaRef ds:uri="http://schemas.business-integrity.com/dealbuilder/2006/answers"/>
  </ds:schemaRefs>
</ds:datastoreItem>
</file>

<file path=customXml/itemProps6.xml><?xml version="1.0" encoding="utf-8"?>
<ds:datastoreItem xmlns:ds="http://schemas.openxmlformats.org/officeDocument/2006/customXml" ds:itemID="{02341E85-6DB9-49F4-A998-D3807AC6A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319914-a46f-4b94-bfae-9954c5b58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3636</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Non Disclosure Agreement</vt:lpstr>
    </vt:vector>
  </TitlesOfParts>
  <Company/>
  <LinksUpToDate>false</LinksUpToDate>
  <CharactersWithSpaces>24319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Disclosure Agreement</dc:title>
  <dc:creator>Shubhankar Sharma</dc:creator>
  <cp:lastModifiedBy>Admin</cp:lastModifiedBy>
  <cp:revision>4</cp:revision>
  <cp:lastPrinted>2019-10-07T14:39:00Z</cp:lastPrinted>
  <dcterms:created xsi:type="dcterms:W3CDTF">2025-07-10T14:02:00Z</dcterms:created>
  <dcterms:modified xsi:type="dcterms:W3CDTF">2025-07-14T12:33:00Z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Content">
    <vt:lpwstr>[|1|_|v|2|]|&lt;space&gt;|26|&lt;space&gt;|/|5|/ |10||</vt:lpwstr>
  </property>
  <property fmtid="{D5CDD505-2E9C-101B-9397-08002B2CF9AE}" pid="3" name="DocID">
    <vt:lpwstr>[7424817_v5] 0032525 /10694/ Aug 4, 2014</vt:lpwstr>
  </property>
  <property fmtid="{D5CDD505-2E9C-101B-9397-08002B2CF9AE}" pid="4" name="db_document_id">
    <vt:lpwstr>3998</vt:lpwstr>
  </property>
  <property fmtid="{D5CDD505-2E9C-101B-9397-08002B2CF9AE}" pid="5" name="DEDocumentLocation">
    <vt:lpwstr>C:\Users\zhanif\AppData\Local\Linklaters\DocExplorer\Attachments\A40112263 17.10.2019_Project Victory_NDA.docx</vt:lpwstr>
  </property>
  <property fmtid="{D5CDD505-2E9C-101B-9397-08002B2CF9AE}" pid="6" name="Document Number">
    <vt:lpwstr>A40112263</vt:lpwstr>
  </property>
  <property fmtid="{D5CDD505-2E9C-101B-9397-08002B2CF9AE}" pid="7" name="Last Modified">
    <vt:lpwstr>17 Oct 2019</vt:lpwstr>
  </property>
  <property fmtid="{D5CDD505-2E9C-101B-9397-08002B2CF9AE}" pid="8" name="Mode">
    <vt:lpwstr>SendAs</vt:lpwstr>
  </property>
  <property fmtid="{D5CDD505-2E9C-101B-9397-08002B2CF9AE}" pid="9" name="Version">
    <vt:lpwstr>0.2</vt:lpwstr>
  </property>
  <property fmtid="{D5CDD505-2E9C-101B-9397-08002B2CF9AE}" pid="10" name="Client Code">
    <vt:lpwstr>10024561</vt:lpwstr>
  </property>
  <property fmtid="{D5CDD505-2E9C-101B-9397-08002B2CF9AE}" pid="11" name="Matter Number">
    <vt:lpwstr>L-258741</vt:lpwstr>
  </property>
  <property fmtid="{D5CDD505-2E9C-101B-9397-08002B2CF9AE}" pid="12" name="ObjectID">
    <vt:lpwstr>09001dc893e44a85</vt:lpwstr>
  </property>
  <property fmtid="{D5CDD505-2E9C-101B-9397-08002B2CF9AE}" pid="13" name="_MarkAsFinal">
    <vt:bool>false</vt:bool>
  </property>
  <property fmtid="{D5CDD505-2E9C-101B-9397-08002B2CF9AE}" pid="14" name="ContentTypeId">
    <vt:lpwstr>0x01010097E365E88380E24C9825F1F7E15CC353</vt:lpwstr>
  </property>
</Properties>
</file>